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05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================================================================================</w:t>
      </w:r>
    </w:p>
    <w:p w14:paraId="128109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RUN STARTED: 2026-06-29 15:30:56</w:t>
      </w:r>
    </w:p>
    <w:p w14:paraId="7B513C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Base Directory: data/legacy/surveys</w:t>
      </w:r>
    </w:p>
    <w:p w14:paraId="767BB3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Table: Master</w:t>
      </w:r>
    </w:p>
    <w:p w14:paraId="029A3C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proofErr w:type="spellStart"/>
      <w:r w:rsidRPr="00C63700">
        <w:rPr>
          <w:rFonts w:ascii="Courier New" w:hAnsi="Courier New" w:cs="Courier New"/>
        </w:rPr>
        <w:t>AllowWarnings</w:t>
      </w:r>
      <w:proofErr w:type="spellEnd"/>
      <w:r w:rsidRPr="00C63700">
        <w:rPr>
          <w:rFonts w:ascii="Courier New" w:hAnsi="Courier New" w:cs="Courier New"/>
        </w:rPr>
        <w:t xml:space="preserve">: false | </w:t>
      </w:r>
      <w:proofErr w:type="spellStart"/>
      <w:r w:rsidRPr="00C63700">
        <w:rPr>
          <w:rFonts w:ascii="Courier New" w:hAnsi="Courier New" w:cs="Courier New"/>
        </w:rPr>
        <w:t>AllowErrors</w:t>
      </w:r>
      <w:proofErr w:type="spellEnd"/>
      <w:r w:rsidRPr="00C63700">
        <w:rPr>
          <w:rFonts w:ascii="Courier New" w:hAnsi="Courier New" w:cs="Courier New"/>
        </w:rPr>
        <w:t>: false</w:t>
      </w:r>
    </w:p>
    <w:p w14:paraId="72048F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AEF74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F5593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15:30:56] A180084</w:t>
      </w:r>
    </w:p>
    <w:p w14:paraId="610345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58C57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0412D8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1F947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32941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0D221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284D72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3E3A53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E94E4D8" w14:textId="77777777" w:rsidR="00C63700" w:rsidRDefault="00C63700" w:rsidP="00C63700">
      <w:pPr>
        <w:pStyle w:val="PlainText"/>
        <w:rPr>
          <w:ins w:id="0" w:author="Robert Kenney" w:date="2026-07-03T11:29:00Z" w16du:dateUtc="2026-07-03T15:29:00Z"/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BEHAV: Incompatible behaviors recorded: Behaviors 22 and 11 are incompatible (rows 103)</w:t>
      </w:r>
    </w:p>
    <w:p w14:paraId="0D105086" w14:textId="797B6A05" w:rsidR="00F54E47" w:rsidRPr="00C63700" w:rsidRDefault="00F54E47" w:rsidP="00C63700">
      <w:pPr>
        <w:pStyle w:val="PlainText"/>
        <w:rPr>
          <w:rFonts w:ascii="Courier New" w:hAnsi="Courier New" w:cs="Courier New"/>
        </w:rPr>
      </w:pPr>
      <w:ins w:id="1" w:author="Robert Kenney" w:date="2026-07-03T11:29:00Z" w16du:dateUtc="2026-07-03T15:29:00Z">
        <w:r>
          <w:rPr>
            <w:rFonts w:ascii="Courier New" w:hAnsi="Courier New" w:cs="Courier New"/>
          </w:rPr>
          <w:t xml:space="preserve">Not necessarily. This was a group of 350 </w:t>
        </w:r>
        <w:r w:rsidRPr="00F54E47">
          <w:rPr>
            <w:rFonts w:ascii="Courier New" w:hAnsi="Courier New" w:cs="Courier New"/>
            <w:i/>
            <w:iCs/>
            <w:rPrChange w:id="2" w:author="Robert Kenney" w:date="2026-07-03T11:30:00Z" w16du:dateUtc="2026-07-03T15:30:00Z">
              <w:rPr>
                <w:rFonts w:ascii="Courier New" w:hAnsi="Courier New" w:cs="Courier New"/>
              </w:rPr>
            </w:rPrChange>
          </w:rPr>
          <w:t>Stenella</w:t>
        </w:r>
        <w:r>
          <w:rPr>
            <w:rFonts w:ascii="Courier New" w:hAnsi="Courier New" w:cs="Courier New"/>
          </w:rPr>
          <w:t xml:space="preserve"> sp.</w:t>
        </w:r>
      </w:ins>
      <w:ins w:id="3" w:author="Robert Kenney" w:date="2026-07-03T11:30:00Z" w16du:dateUtc="2026-07-03T15:30:00Z">
        <w:r>
          <w:rPr>
            <w:rFonts w:ascii="Courier New" w:hAnsi="Courier New" w:cs="Courier New"/>
          </w:rPr>
          <w:t xml:space="preserve"> </w:t>
        </w:r>
      </w:ins>
      <w:ins w:id="4" w:author="Robert Kenney" w:date="2026-07-03T11:32:00Z" w16du:dateUtc="2026-07-03T15:32:00Z">
        <w:r w:rsidR="0039581B">
          <w:rPr>
            <w:rFonts w:ascii="Courier New" w:hAnsi="Courier New" w:cs="Courier New"/>
          </w:rPr>
          <w:t>(EVENTNO=</w:t>
        </w:r>
      </w:ins>
      <w:ins w:id="5" w:author="Robert Kenney" w:date="2026-07-03T11:33:00Z" w16du:dateUtc="2026-07-03T15:33:00Z">
        <w:r w:rsidR="0039581B">
          <w:rPr>
            <w:rFonts w:ascii="Courier New" w:hAnsi="Courier New" w:cs="Courier New"/>
          </w:rPr>
          <w:t>950, SIGHTNO=36 ... it would be a lot easier for me to track these down knowing the event and sighting numbers</w:t>
        </w:r>
      </w:ins>
      <w:ins w:id="6" w:author="Robert Kenney" w:date="2026-07-03T11:34:00Z" w16du:dateUtc="2026-07-03T15:34:00Z">
        <w:r w:rsidR="0039581B">
          <w:rPr>
            <w:rFonts w:ascii="Courier New" w:hAnsi="Courier New" w:cs="Courier New"/>
          </w:rPr>
          <w:t xml:space="preserve">.) </w:t>
        </w:r>
      </w:ins>
      <w:ins w:id="7" w:author="Robert Kenney" w:date="2026-07-03T11:30:00Z" w16du:dateUtc="2026-07-03T15:30:00Z">
        <w:r>
          <w:rPr>
            <w:rFonts w:ascii="Courier New" w:hAnsi="Courier New" w:cs="Courier New"/>
          </w:rPr>
          <w:t xml:space="preserve">With </w:t>
        </w:r>
        <w:proofErr w:type="gramStart"/>
        <w:r>
          <w:rPr>
            <w:rFonts w:ascii="Courier New" w:hAnsi="Courier New" w:cs="Courier New"/>
          </w:rPr>
          <w:t>that</w:t>
        </w:r>
        <w:proofErr w:type="gramEnd"/>
        <w:r>
          <w:rPr>
            <w:rFonts w:ascii="Courier New" w:hAnsi="Courier New" w:cs="Courier New"/>
          </w:rPr>
          <w:t xml:space="preserve"> many dolphins, different animals can be doing different things. Or single individuals can shift behavior</w:t>
        </w:r>
      </w:ins>
      <w:ins w:id="8" w:author="Robert Kenney" w:date="2026-07-03T11:31:00Z" w16du:dateUtc="2026-07-03T15:31:00Z">
        <w:r>
          <w:rPr>
            <w:rFonts w:ascii="Courier New" w:hAnsi="Courier New" w:cs="Courier New"/>
          </w:rPr>
          <w:t xml:space="preserve">s. The CETAP aerial observer team was much more diligent than </w:t>
        </w:r>
        <w:r w:rsidR="0039581B">
          <w:rPr>
            <w:rFonts w:ascii="Courier New" w:hAnsi="Courier New" w:cs="Courier New"/>
          </w:rPr>
          <w:t xml:space="preserve">others in recording behaviors ... they had their own schemes to </w:t>
        </w:r>
      </w:ins>
      <w:ins w:id="9" w:author="Robert Kenney" w:date="2026-07-03T11:32:00Z" w16du:dateUtc="2026-07-03T15:32:00Z">
        <w:r w:rsidR="0039581B">
          <w:rPr>
            <w:rFonts w:ascii="Courier New" w:hAnsi="Courier New" w:cs="Courier New"/>
          </w:rPr>
          <w:t>write a bunch of papers (which mostly never happened).</w:t>
        </w:r>
      </w:ins>
    </w:p>
    <w:p w14:paraId="111C1E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EDCC4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65E88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15:30:57] A380289</w:t>
      </w:r>
    </w:p>
    <w:p w14:paraId="23AE33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D055E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021625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6A95C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A5C81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9DDF5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3328FD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693AB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A380C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BEHAV: Incompatible behaviors recorded: Behaviors 22 and 11 are incompatible (rows 58)</w:t>
      </w:r>
    </w:p>
    <w:p w14:paraId="498653E1" w14:textId="77777777" w:rsidR="0039581B" w:rsidRDefault="0039581B" w:rsidP="00C63700">
      <w:pPr>
        <w:pStyle w:val="PlainText"/>
        <w:rPr>
          <w:ins w:id="10" w:author="Robert Kenney" w:date="2026-07-03T11:35:00Z" w16du:dateUtc="2026-07-03T15:35:00Z"/>
          <w:rFonts w:ascii="Courier New" w:hAnsi="Courier New" w:cs="Courier New"/>
        </w:rPr>
      </w:pPr>
      <w:ins w:id="11" w:author="Robert Kenney" w:date="2026-07-03T11:35:00Z" w16du:dateUtc="2026-07-03T15:35:00Z">
        <w:r>
          <w:rPr>
            <w:rFonts w:ascii="Courier New" w:hAnsi="Courier New" w:cs="Courier New"/>
          </w:rPr>
          <w:t>White-sided dolphins</w:t>
        </w:r>
      </w:ins>
    </w:p>
    <w:p w14:paraId="433E9D54" w14:textId="52134D39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42688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53DD0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15:30:57] F193340</w:t>
      </w:r>
    </w:p>
    <w:p w14:paraId="0F7016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Type: Validation error</w:t>
      </w:r>
    </w:p>
    <w:p w14:paraId="5A2B1A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4295E3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B3E5B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258F0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90B9B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D64CF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0F672B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3F4975E" w14:textId="667FF775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(TAXCODE=7) (rows 120, </w:t>
      </w:r>
      <w:r w:rsidRPr="005D72D9">
        <w:rPr>
          <w:rFonts w:ascii="Courier New" w:hAnsi="Courier New" w:cs="Courier New"/>
          <w:highlight w:val="yellow"/>
          <w:rPrChange w:id="12" w:author="Robert Kenney" w:date="2026-07-03T11:42:00Z" w16du:dateUtc="2026-07-03T15:42:00Z">
            <w:rPr>
              <w:rFonts w:ascii="Courier New" w:hAnsi="Courier New" w:cs="Courier New"/>
            </w:rPr>
          </w:rPrChange>
        </w:rPr>
        <w:t>EVENTNO=100</w:t>
      </w:r>
      <w:r w:rsidRPr="00C63700">
        <w:rPr>
          <w:rFonts w:ascii="Courier New" w:hAnsi="Courier New" w:cs="Courier New"/>
        </w:rPr>
        <w:t>)</w:t>
      </w:r>
    </w:p>
    <w:p w14:paraId="01851A8B" w14:textId="7EFA6377" w:rsidR="005D72D9" w:rsidRDefault="005D72D9" w:rsidP="00C63700">
      <w:pPr>
        <w:pStyle w:val="PlainText"/>
        <w:rPr>
          <w:ins w:id="13" w:author="Robert Kenney" w:date="2026-07-03T11:46:00Z" w16du:dateUtc="2026-07-03T15:46:00Z"/>
          <w:rFonts w:ascii="Courier New" w:hAnsi="Courier New" w:cs="Courier New"/>
        </w:rPr>
      </w:pPr>
      <w:ins w:id="14" w:author="Robert Kenney" w:date="2026-07-03T11:43:00Z" w16du:dateUtc="2026-07-03T15:43:00Z">
        <w:r w:rsidRPr="005D72D9">
          <w:rPr>
            <w:rFonts w:ascii="Courier New" w:hAnsi="Courier New" w:cs="Courier New"/>
            <w:highlight w:val="cyan"/>
            <w:rPrChange w:id="15" w:author="Robert Kenney" w:date="2026-07-03T11:46:00Z" w16du:dateUtc="2026-07-03T15:46:00Z">
              <w:rPr>
                <w:rFonts w:ascii="Courier New" w:hAnsi="Courier New" w:cs="Courier New"/>
              </w:rPr>
            </w:rPrChange>
          </w:rPr>
          <w:t xml:space="preserve">Three species and three vessels sighted at EVENT 100. </w:t>
        </w:r>
      </w:ins>
      <w:ins w:id="16" w:author="Robert Kenney" w:date="2026-07-03T11:45:00Z" w16du:dateUtc="2026-07-03T15:45:00Z">
        <w:r w:rsidRPr="005D72D9">
          <w:rPr>
            <w:rFonts w:ascii="Courier New" w:hAnsi="Courier New" w:cs="Courier New"/>
            <w:highlight w:val="cyan"/>
            <w:rPrChange w:id="17" w:author="Robert Kenney" w:date="2026-07-03T11:46:00Z" w16du:dateUtc="2026-07-03T15:46:00Z">
              <w:rPr>
                <w:rFonts w:ascii="Courier New" w:hAnsi="Courier New" w:cs="Courier New"/>
              </w:rPr>
            </w:rPrChange>
          </w:rPr>
          <w:t>My assumption is that they put the NUMCALF attached to SIGHTNO 28 (3 UNRAs</w:t>
        </w:r>
      </w:ins>
      <w:ins w:id="18" w:author="Robert Kenney" w:date="2026-07-03T11:46:00Z" w16du:dateUtc="2026-07-03T15:46:00Z">
        <w:r w:rsidRPr="005D72D9">
          <w:rPr>
            <w:rFonts w:ascii="Courier New" w:hAnsi="Courier New" w:cs="Courier New"/>
            <w:highlight w:val="cyan"/>
            <w:rPrChange w:id="19" w:author="Robert Kenney" w:date="2026-07-03T11:46:00Z" w16du:dateUtc="2026-07-03T15:46:00Z">
              <w:rPr>
                <w:rFonts w:ascii="Courier New" w:hAnsi="Courier New" w:cs="Courier New"/>
              </w:rPr>
            </w:rPrChange>
          </w:rPr>
          <w:t>) when it should have gone with the 6 BODOs at SIGHTNO 49.</w:t>
        </w:r>
        <w:r>
          <w:rPr>
            <w:rFonts w:ascii="Courier New" w:hAnsi="Courier New" w:cs="Courier New"/>
          </w:rPr>
          <w:t xml:space="preserve"> An</w:t>
        </w:r>
      </w:ins>
      <w:ins w:id="20" w:author="Robert Kenney" w:date="2026-07-03T11:47:00Z" w16du:dateUtc="2026-07-03T15:47:00Z">
        <w:r>
          <w:rPr>
            <w:rFonts w:ascii="Courier New" w:hAnsi="Courier New" w:cs="Courier New"/>
          </w:rPr>
          <w:t>y of these with blue highlights are corrections I will make in the master database.</w:t>
        </w:r>
      </w:ins>
    </w:p>
    <w:p w14:paraId="595FB0B0" w14:textId="61BF4348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70A2A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C1F86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15:30:58] F196054</w:t>
      </w:r>
    </w:p>
    <w:p w14:paraId="1086E3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1CD87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 xml:space="preserve">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4DFD0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95F5E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ABE1F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AC5AA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1C1851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6C0E3E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97C2F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NUMCALF: NUMCALF (2) exceeds total NUMBER (1) (rows 18)</w:t>
      </w:r>
    </w:p>
    <w:p w14:paraId="2C45DBBA" w14:textId="77777777" w:rsidR="00C63700" w:rsidRDefault="00C63700" w:rsidP="00C63700">
      <w:pPr>
        <w:pStyle w:val="PlainText"/>
        <w:rPr>
          <w:ins w:id="21" w:author="Robert Kenney" w:date="2026-07-03T11:59:00Z" w16du:dateUtc="2026-07-03T15:59:00Z"/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NUMCALF=2 for non-mammal species (TAXCODE=5) (rows 18, EVENTNO=17)</w:t>
      </w:r>
    </w:p>
    <w:p w14:paraId="35B993A0" w14:textId="6F669296" w:rsidR="00D75D6A" w:rsidRPr="00C63700" w:rsidRDefault="00D75D6A" w:rsidP="00C63700">
      <w:pPr>
        <w:pStyle w:val="PlainText"/>
        <w:rPr>
          <w:rFonts w:ascii="Courier New" w:hAnsi="Courier New" w:cs="Courier New"/>
        </w:rPr>
      </w:pPr>
      <w:ins w:id="22" w:author="Robert Kenney" w:date="2026-07-03T11:59:00Z" w16du:dateUtc="2026-07-03T15:59:00Z">
        <w:r>
          <w:rPr>
            <w:rFonts w:ascii="Courier New" w:hAnsi="Courier New" w:cs="Courier New"/>
          </w:rPr>
          <w:t>Theoretically possible for one of Shoop’s beach surveys to see a bunch of turtle hatc</w:t>
        </w:r>
      </w:ins>
      <w:ins w:id="23" w:author="Robert Kenney" w:date="2026-07-03T12:00:00Z" w16du:dateUtc="2026-07-03T16:00:00Z">
        <w:r>
          <w:rPr>
            <w:rFonts w:ascii="Courier New" w:hAnsi="Courier New" w:cs="Courier New"/>
          </w:rPr>
          <w:t xml:space="preserve">hlings, but this was 2.3 km offshore. </w:t>
        </w:r>
        <w:r w:rsidRPr="00D75D6A">
          <w:rPr>
            <w:rFonts w:ascii="Courier New" w:hAnsi="Courier New" w:cs="Courier New"/>
            <w:highlight w:val="cyan"/>
            <w:rPrChange w:id="24" w:author="Robert Kenney" w:date="2026-07-03T12:00:00Z" w16du:dateUtc="2026-07-03T16:00:00Z">
              <w:rPr>
                <w:rFonts w:ascii="Courier New" w:hAnsi="Courier New" w:cs="Courier New"/>
              </w:rPr>
            </w:rPrChange>
          </w:rPr>
          <w:t>NUMCALF should be missing.</w:t>
        </w:r>
      </w:ins>
    </w:p>
    <w:p w14:paraId="0F0B34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BE358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BC611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15:30:58] F196058</w:t>
      </w:r>
    </w:p>
    <w:p w14:paraId="189EB7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BEB34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294B0F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F9641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24C7D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B7C54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7BC7F8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419692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875DC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NUMCALF: NUMCALF=1 for non-mammal species (TAXCODE=5) (rows 718, EVENTNO=437)</w:t>
      </w:r>
    </w:p>
    <w:p w14:paraId="37FD5E8A" w14:textId="77777777" w:rsidR="00716B68" w:rsidRDefault="00716B68" w:rsidP="00C63700">
      <w:pPr>
        <w:pStyle w:val="PlainText"/>
        <w:rPr>
          <w:ins w:id="25" w:author="Robert Kenney" w:date="2026-07-03T12:05:00Z" w16du:dateUtc="2026-07-03T16:05:00Z"/>
          <w:rFonts w:ascii="Courier New" w:hAnsi="Courier New" w:cs="Courier New"/>
        </w:rPr>
      </w:pPr>
      <w:ins w:id="26" w:author="Robert Kenney" w:date="2026-07-03T12:03:00Z" w16du:dateUtc="2026-07-03T16:03:00Z">
        <w:r>
          <w:rPr>
            <w:rFonts w:ascii="Courier New" w:hAnsi="Courier New" w:cs="Courier New"/>
          </w:rPr>
          <w:t>Two sightings at event 437 ... 1 LOTU (#607)</w:t>
        </w:r>
      </w:ins>
      <w:ins w:id="27" w:author="Robert Kenney" w:date="2026-07-03T12:04:00Z" w16du:dateUtc="2026-07-03T16:04:00Z">
        <w:r>
          <w:rPr>
            <w:rFonts w:ascii="Courier New" w:hAnsi="Courier New" w:cs="Courier New"/>
          </w:rPr>
          <w:t xml:space="preserve"> </w:t>
        </w:r>
      </w:ins>
      <w:ins w:id="28" w:author="Robert Kenney" w:date="2026-07-03T12:03:00Z" w16du:dateUtc="2026-07-03T16:03:00Z">
        <w:r>
          <w:rPr>
            <w:rFonts w:ascii="Courier New" w:hAnsi="Courier New" w:cs="Courier New"/>
          </w:rPr>
          <w:t>and 6 BODOs</w:t>
        </w:r>
      </w:ins>
      <w:ins w:id="29" w:author="Robert Kenney" w:date="2026-07-03T12:04:00Z" w16du:dateUtc="2026-07-03T16:04:00Z">
        <w:r>
          <w:rPr>
            <w:rFonts w:ascii="Courier New" w:hAnsi="Courier New" w:cs="Courier New"/>
          </w:rPr>
          <w:t xml:space="preserve"> (#608). In theory a zealous observer might say NUMCALF=1 for a clear juven</w:t>
        </w:r>
      </w:ins>
      <w:ins w:id="30" w:author="Robert Kenney" w:date="2026-07-03T12:05:00Z" w16du:dateUtc="2026-07-03T16:05:00Z">
        <w:r>
          <w:rPr>
            <w:rFonts w:ascii="Courier New" w:hAnsi="Courier New" w:cs="Courier New"/>
          </w:rPr>
          <w:t xml:space="preserve">ile turtle, but here NUMCALF was 1 for both sightings. </w:t>
        </w:r>
        <w:r w:rsidRPr="00716B68">
          <w:rPr>
            <w:rFonts w:ascii="Courier New" w:hAnsi="Courier New" w:cs="Courier New"/>
            <w:highlight w:val="cyan"/>
            <w:rPrChange w:id="31" w:author="Robert Kenney" w:date="2026-07-03T12:05:00Z" w16du:dateUtc="2026-07-03T16:05:00Z">
              <w:rPr>
                <w:rFonts w:ascii="Courier New" w:hAnsi="Courier New" w:cs="Courier New"/>
              </w:rPr>
            </w:rPrChange>
          </w:rPr>
          <w:t>More likely fubar that should be missing at #607</w:t>
        </w:r>
      </w:ins>
    </w:p>
    <w:p w14:paraId="6CA44A62" w14:textId="49BB782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5C68E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D5023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15:30:59] F196084</w:t>
      </w:r>
    </w:p>
    <w:p w14:paraId="666FF6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053E5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5D8740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8D55A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C0418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4290F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64FB9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0B8E82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53099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61, EVENTNO=45)</w:t>
      </w:r>
    </w:p>
    <w:p w14:paraId="647319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113, EVENTNO=80)</w:t>
      </w:r>
    </w:p>
    <w:p w14:paraId="7E23E492" w14:textId="01032CAB" w:rsidR="00E90C51" w:rsidRDefault="00716B68" w:rsidP="00C63700">
      <w:pPr>
        <w:pStyle w:val="PlainText"/>
        <w:rPr>
          <w:ins w:id="32" w:author="Robert Kenney" w:date="2026-07-03T12:14:00Z" w16du:dateUtc="2026-07-03T16:14:00Z"/>
          <w:rFonts w:ascii="Courier New" w:hAnsi="Courier New" w:cs="Courier New"/>
        </w:rPr>
      </w:pPr>
      <w:ins w:id="33" w:author="Robert Kenney" w:date="2026-07-03T12:08:00Z" w16du:dateUtc="2026-07-03T16:08:00Z">
        <w:r>
          <w:rPr>
            <w:rFonts w:ascii="Courier New" w:hAnsi="Courier New" w:cs="Courier New"/>
          </w:rPr>
          <w:t xml:space="preserve">Both are turtle sightings simultaneous with dolphin sightings. I’m getting the sense that they were doing a lot of sloppy data entry (maybe </w:t>
        </w:r>
        <w:proofErr w:type="spellStart"/>
        <w:r>
          <w:rPr>
            <w:rFonts w:ascii="Courier New" w:hAnsi="Courier New" w:cs="Courier New"/>
          </w:rPr>
          <w:t>copy</w:t>
        </w:r>
      </w:ins>
      <w:ins w:id="34" w:author="Robert Kenney" w:date="2026-07-03T12:09:00Z" w16du:dateUtc="2026-07-03T16:09:00Z">
        <w:r>
          <w:rPr>
            <w:rFonts w:ascii="Courier New" w:hAnsi="Courier New" w:cs="Courier New"/>
          </w:rPr>
          <w:t>&amp;paste</w:t>
        </w:r>
        <w:proofErr w:type="spellEnd"/>
        <w:r>
          <w:rPr>
            <w:rFonts w:ascii="Courier New" w:hAnsi="Courier New" w:cs="Courier New"/>
          </w:rPr>
          <w:t xml:space="preserve"> or just working too fast on automatic. </w:t>
        </w:r>
      </w:ins>
      <w:ins w:id="35" w:author="Robert Kenney" w:date="2026-07-03T12:12:00Z" w16du:dateUtc="2026-07-03T16:12:00Z">
        <w:r w:rsidR="00E90C51">
          <w:rPr>
            <w:rFonts w:ascii="Courier New" w:hAnsi="Courier New" w:cs="Courier New"/>
          </w:rPr>
          <w:t xml:space="preserve">I just ran a little check, and there are 15 turtle sightings with NUMCALF&gt;0, all from </w:t>
        </w:r>
      </w:ins>
      <w:ins w:id="36" w:author="Robert Kenney" w:date="2026-07-03T12:13:00Z" w16du:dateUtc="2026-07-03T16:13:00Z">
        <w:r w:rsidR="00E90C51">
          <w:rPr>
            <w:rFonts w:ascii="Courier New" w:hAnsi="Courier New" w:cs="Courier New"/>
          </w:rPr>
          <w:t xml:space="preserve">aerial surveys in the Southeast. </w:t>
        </w:r>
        <w:r w:rsidR="00E90C51" w:rsidRPr="00E90C51">
          <w:rPr>
            <w:rFonts w:ascii="Courier New" w:hAnsi="Courier New" w:cs="Courier New"/>
            <w:highlight w:val="cyan"/>
            <w:rPrChange w:id="37" w:author="Robert Kenney" w:date="2026-07-03T12:15:00Z" w16du:dateUtc="2026-07-03T16:15:00Z">
              <w:rPr>
                <w:rFonts w:ascii="Courier New" w:hAnsi="Courier New" w:cs="Courier New"/>
              </w:rPr>
            </w:rPrChange>
          </w:rPr>
          <w:t>I</w:t>
        </w:r>
      </w:ins>
      <w:ins w:id="38" w:author="Robert Kenney" w:date="2026-07-03T12:14:00Z" w16du:dateUtc="2026-07-03T16:14:00Z">
        <w:r w:rsidR="00E90C51" w:rsidRPr="00E90C51">
          <w:rPr>
            <w:rFonts w:ascii="Courier New" w:hAnsi="Courier New" w:cs="Courier New"/>
            <w:highlight w:val="cyan"/>
            <w:rPrChange w:id="39" w:author="Robert Kenney" w:date="2026-07-03T12:15:00Z" w16du:dateUtc="2026-07-03T16:15:00Z">
              <w:rPr>
                <w:rFonts w:ascii="Courier New" w:hAnsi="Courier New" w:cs="Courier New"/>
              </w:rPr>
            </w:rPrChange>
          </w:rPr>
          <w:t>t</w:t>
        </w:r>
      </w:ins>
      <w:ins w:id="40" w:author="Robert Kenney" w:date="2026-07-03T12:13:00Z" w16du:dateUtc="2026-07-03T16:13:00Z">
        <w:r w:rsidR="00E90C51" w:rsidRPr="00E90C51">
          <w:rPr>
            <w:rFonts w:ascii="Courier New" w:hAnsi="Courier New" w:cs="Courier New"/>
            <w:highlight w:val="cyan"/>
            <w:rPrChange w:id="41" w:author="Robert Kenney" w:date="2026-07-03T12:15:00Z" w16du:dateUtc="2026-07-03T16:15:00Z">
              <w:rPr>
                <w:rFonts w:ascii="Courier New" w:hAnsi="Courier New" w:cs="Courier New"/>
              </w:rPr>
            </w:rPrChange>
          </w:rPr>
          <w:t xml:space="preserve"> will make the most sense to just change all those to missing with a </w:t>
        </w:r>
      </w:ins>
      <w:ins w:id="42" w:author="Robert Kenney" w:date="2026-07-03T12:14:00Z" w16du:dateUtc="2026-07-03T16:14:00Z">
        <w:r w:rsidR="00E90C51" w:rsidRPr="00E90C51">
          <w:rPr>
            <w:rFonts w:ascii="Courier New" w:hAnsi="Courier New" w:cs="Courier New"/>
            <w:highlight w:val="cyan"/>
            <w:rPrChange w:id="43" w:author="Robert Kenney" w:date="2026-07-03T12:15:00Z" w16du:dateUtc="2026-07-03T16:15:00Z">
              <w:rPr>
                <w:rFonts w:ascii="Courier New" w:hAnsi="Courier New" w:cs="Courier New"/>
              </w:rPr>
            </w:rPrChange>
          </w:rPr>
          <w:t>single command.</w:t>
        </w:r>
      </w:ins>
    </w:p>
    <w:p w14:paraId="2E994B08" w14:textId="20E4A1E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9E045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BD81A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15:30:59] F799047</w:t>
      </w:r>
    </w:p>
    <w:p w14:paraId="6C88B3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36AED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48262B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B4F87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50CBA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46D94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AEFC5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1B7B1A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CABDE06" w14:textId="39F1DB91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83, EVENTNO=69)</w:t>
      </w:r>
      <w:ins w:id="44" w:author="Robert Kenney" w:date="2026-07-03T12:16:00Z" w16du:dateUtc="2026-07-03T16:16:00Z">
        <w:r w:rsidR="00E90C51">
          <w:rPr>
            <w:rFonts w:ascii="Courier New" w:hAnsi="Courier New" w:cs="Courier New"/>
          </w:rPr>
          <w:t xml:space="preserve"> DONE</w:t>
        </w:r>
      </w:ins>
    </w:p>
    <w:p w14:paraId="487169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1F918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C37DA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15:31:00] F995195G</w:t>
      </w:r>
    </w:p>
    <w:p w14:paraId="55B76C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8C05A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066EAA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E9A16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86DF6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D98A6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44546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60A4A4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758AB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NUMBER=45 exceeds threshold 20 for SPECCODE=LOTU (source: TAXCODE 5 default). Verify count. (rows 4247, EVENTNO=4255)</w:t>
      </w:r>
    </w:p>
    <w:p w14:paraId="0B2C0FB7" w14:textId="77777777" w:rsidR="00832AC4" w:rsidRDefault="00E90C51" w:rsidP="00C63700">
      <w:pPr>
        <w:pStyle w:val="PlainText"/>
        <w:rPr>
          <w:ins w:id="45" w:author="Robert Kenney" w:date="2026-07-03T12:23:00Z" w16du:dateUtc="2026-07-03T16:23:00Z"/>
          <w:rFonts w:ascii="Courier New" w:hAnsi="Courier New" w:cs="Courier New"/>
        </w:rPr>
      </w:pPr>
      <w:ins w:id="46" w:author="Robert Kenney" w:date="2026-07-03T12:20:00Z" w16du:dateUtc="2026-07-03T16:20:00Z">
        <w:r>
          <w:rPr>
            <w:rFonts w:ascii="Courier New" w:hAnsi="Courier New" w:cs="Courier New"/>
          </w:rPr>
          <w:t xml:space="preserve">All the FILEIDs ending in G </w:t>
        </w:r>
      </w:ins>
      <w:ins w:id="47" w:author="Robert Kenney" w:date="2026-07-03T12:21:00Z" w16du:dateUtc="2026-07-03T16:21:00Z">
        <w:r>
          <w:rPr>
            <w:rFonts w:ascii="Courier New" w:hAnsi="Courier New" w:cs="Courier New"/>
          </w:rPr>
          <w:t>were files that NOAA provide</w:t>
        </w:r>
      </w:ins>
      <w:ins w:id="48" w:author="Robert Kenney" w:date="2026-07-03T12:22:00Z" w16du:dateUtc="2026-07-03T16:22:00Z">
        <w:r>
          <w:rPr>
            <w:rFonts w:ascii="Courier New" w:hAnsi="Courier New" w:cs="Courier New"/>
          </w:rPr>
          <w:t>d to Geo-Marine for use in some Navy projects, and Geo-Marine contracted me to add the data to the database</w:t>
        </w:r>
        <w:r w:rsidR="00832AC4">
          <w:rPr>
            <w:rFonts w:ascii="Courier New" w:hAnsi="Courier New" w:cs="Courier New"/>
          </w:rPr>
          <w:t xml:space="preserve"> (with not much opportunity to </w:t>
        </w:r>
      </w:ins>
      <w:ins w:id="49" w:author="Robert Kenney" w:date="2026-07-03T12:23:00Z" w16du:dateUtc="2026-07-03T16:23:00Z">
        <w:r w:rsidR="00832AC4">
          <w:rPr>
            <w:rFonts w:ascii="Courier New" w:hAnsi="Courier New" w:cs="Courier New"/>
          </w:rPr>
          <w:t xml:space="preserve">question reliability). I think one of the things they did was aggregate counts along segments of </w:t>
        </w:r>
        <w:proofErr w:type="spellStart"/>
        <w:r w:rsidR="00832AC4">
          <w:rPr>
            <w:rFonts w:ascii="Courier New" w:hAnsi="Courier New" w:cs="Courier New"/>
          </w:rPr>
          <w:t>tracklines</w:t>
        </w:r>
        <w:proofErr w:type="spellEnd"/>
        <w:r w:rsidR="00832AC4">
          <w:rPr>
            <w:rFonts w:ascii="Courier New" w:hAnsi="Courier New" w:cs="Courier New"/>
          </w:rPr>
          <w:t>.</w:t>
        </w:r>
      </w:ins>
    </w:p>
    <w:p w14:paraId="0FB3B5C8" w14:textId="6547B65E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C5171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B83DB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15:31:01] H066402</w:t>
      </w:r>
    </w:p>
    <w:p w14:paraId="6C7A91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53EE9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4990D1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3AEF6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A3BC5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206B6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6A047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3DDEBA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492EF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17.6833 outside typical survey area [20.0, 55.0] (rows 22, EVENTNO=380)</w:t>
      </w:r>
    </w:p>
    <w:p w14:paraId="33F1C5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17.1333 outside typical survey area [20.0, 55.0] (rows 23, EVENTNO=390)</w:t>
      </w:r>
    </w:p>
    <w:p w14:paraId="4D878042" w14:textId="75A29588" w:rsidR="00832AC4" w:rsidRDefault="00832AC4" w:rsidP="00C63700">
      <w:pPr>
        <w:pStyle w:val="PlainText"/>
        <w:rPr>
          <w:ins w:id="50" w:author="Robert Kenney" w:date="2026-07-03T12:28:00Z" w16du:dateUtc="2026-07-03T16:28:00Z"/>
          <w:rFonts w:ascii="Courier New" w:hAnsi="Courier New" w:cs="Courier New"/>
        </w:rPr>
      </w:pPr>
      <w:ins w:id="51" w:author="Robert Kenney" w:date="2026-07-03T12:27:00Z" w16du:dateUtc="2026-07-03T16:27:00Z">
        <w:r>
          <w:rPr>
            <w:rFonts w:ascii="Courier New" w:hAnsi="Courier New" w:cs="Courier New"/>
          </w:rPr>
          <w:t>Historical data could be from areas far removed from where current surveys</w:t>
        </w:r>
      </w:ins>
      <w:ins w:id="52" w:author="Robert Kenney" w:date="2026-07-03T12:28:00Z" w16du:dateUtc="2026-07-03T16:28:00Z">
        <w:r>
          <w:rPr>
            <w:rFonts w:ascii="Courier New" w:hAnsi="Courier New" w:cs="Courier New"/>
          </w:rPr>
          <w:t>. Howard Winn did a lot of humpback whale work in the Caribbean, and a lot of historical records came via the Smithsonian</w:t>
        </w:r>
      </w:ins>
      <w:ins w:id="53" w:author="Robert Kenney" w:date="2026-07-03T12:41:00Z" w16du:dateUtc="2026-07-03T16:41:00Z">
        <w:r w:rsidR="00B1754B">
          <w:rPr>
            <w:rFonts w:ascii="Courier New" w:hAnsi="Courier New" w:cs="Courier New"/>
          </w:rPr>
          <w:t xml:space="preserve"> or other reliable sources</w:t>
        </w:r>
      </w:ins>
      <w:ins w:id="54" w:author="Robert Kenney" w:date="2026-07-03T12:28:00Z" w16du:dateUtc="2026-07-03T16:28:00Z">
        <w:r>
          <w:rPr>
            <w:rFonts w:ascii="Courier New" w:hAnsi="Courier New" w:cs="Courier New"/>
          </w:rPr>
          <w:t>.</w:t>
        </w:r>
      </w:ins>
      <w:ins w:id="55" w:author="Robert Kenney" w:date="2026-07-03T12:29:00Z" w16du:dateUtc="2026-07-03T16:29:00Z">
        <w:r>
          <w:rPr>
            <w:rFonts w:ascii="Courier New" w:hAnsi="Courier New" w:cs="Courier New"/>
          </w:rPr>
          <w:t xml:space="preserve"> Any H</w:t>
        </w:r>
      </w:ins>
      <w:ins w:id="56" w:author="Robert Kenney" w:date="2026-07-03T12:41:00Z" w16du:dateUtc="2026-07-03T16:41:00Z">
        <w:r w:rsidR="00B1754B">
          <w:rPr>
            <w:rFonts w:ascii="Courier New" w:hAnsi="Courier New" w:cs="Courier New"/>
          </w:rPr>
          <w:t>______</w:t>
        </w:r>
      </w:ins>
      <w:ins w:id="57" w:author="Robert Kenney" w:date="2026-07-03T12:29:00Z" w16du:dateUtc="2026-07-03T16:29:00Z">
        <w:r>
          <w:rPr>
            <w:rFonts w:ascii="Courier New" w:hAnsi="Courier New" w:cs="Courier New"/>
          </w:rPr>
          <w:t xml:space="preserve"> FILEIDs should be considered acceptable</w:t>
        </w:r>
      </w:ins>
      <w:ins w:id="58" w:author="Robert Kenney" w:date="2026-07-03T12:41:00Z" w16du:dateUtc="2026-07-03T16:41:00Z">
        <w:r w:rsidR="00B1754B">
          <w:rPr>
            <w:rFonts w:ascii="Courier New" w:hAnsi="Courier New" w:cs="Courier New"/>
          </w:rPr>
          <w:t xml:space="preserve"> locations</w:t>
        </w:r>
      </w:ins>
      <w:ins w:id="59" w:author="Robert Kenney" w:date="2026-07-03T12:29:00Z" w16du:dateUtc="2026-07-03T16:29:00Z">
        <w:r>
          <w:rPr>
            <w:rFonts w:ascii="Courier New" w:hAnsi="Courier New" w:cs="Courier New"/>
          </w:rPr>
          <w:t>.</w:t>
        </w:r>
      </w:ins>
    </w:p>
    <w:p w14:paraId="5D4377E7" w14:textId="2D23B29A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05BD2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DA577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15:31:01] H067402</w:t>
      </w:r>
    </w:p>
    <w:p w14:paraId="2FE418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C9DDD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2F4911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12AE3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554C5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027F6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82DC2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Warnings: 2</w:t>
      </w:r>
    </w:p>
    <w:p w14:paraId="4E9CC8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FB785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NUMBER=200 exceeds threshold 20 for SPECCODE=UNTU (source: TAXCODE 5 default). Verify count. (rows 109, EVENTNO=1260)</w:t>
      </w:r>
    </w:p>
    <w:p w14:paraId="6E7F65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NUMBER=30 exceeds threshold 20 for SPECCODE=UNTU (source: TAXCODE 5 default). Verify count. (rows 110, EVENTNO=1270)</w:t>
      </w:r>
    </w:p>
    <w:p w14:paraId="22DE42FF" w14:textId="383F3FE4" w:rsidR="00B1754B" w:rsidRDefault="00B1754B" w:rsidP="00C63700">
      <w:pPr>
        <w:pStyle w:val="PlainText"/>
        <w:rPr>
          <w:ins w:id="60" w:author="Robert Kenney" w:date="2026-07-03T12:34:00Z" w16du:dateUtc="2026-07-03T16:34:00Z"/>
          <w:rFonts w:ascii="Courier New" w:hAnsi="Courier New" w:cs="Courier New"/>
        </w:rPr>
      </w:pPr>
      <w:ins w:id="61" w:author="Robert Kenney" w:date="2026-07-03T12:34:00Z" w16du:dateUtc="2026-07-03T16:34:00Z">
        <w:r>
          <w:rPr>
            <w:rFonts w:ascii="Courier New" w:hAnsi="Courier New" w:cs="Courier New"/>
          </w:rPr>
          <w:t xml:space="preserve">Probably aggregating again ... it was hard to mark </w:t>
        </w:r>
      </w:ins>
      <w:ins w:id="62" w:author="Robert Kenney" w:date="2026-07-03T12:35:00Z" w16du:dateUtc="2026-07-03T16:35:00Z">
        <w:r>
          <w:rPr>
            <w:rFonts w:ascii="Courier New" w:hAnsi="Courier New" w:cs="Courier New"/>
          </w:rPr>
          <w:t xml:space="preserve">big areas of turtles with manual data recording. All </w:t>
        </w:r>
        <w:proofErr w:type="gramStart"/>
        <w:r>
          <w:rPr>
            <w:rFonts w:ascii="Courier New" w:hAnsi="Courier New" w:cs="Courier New"/>
          </w:rPr>
          <w:t>these</w:t>
        </w:r>
        <w:proofErr w:type="gramEnd"/>
        <w:r>
          <w:rPr>
            <w:rFonts w:ascii="Courier New" w:hAnsi="Courier New" w:cs="Courier New"/>
          </w:rPr>
          <w:t xml:space="preserve"> historical data were carefully reviewed when added to the CETAP database back in 1978</w:t>
        </w:r>
      </w:ins>
      <w:ins w:id="63" w:author="Robert Kenney" w:date="2026-07-03T12:36:00Z" w16du:dateUtc="2026-07-03T16:36:00Z">
        <w:r>
          <w:rPr>
            <w:rFonts w:ascii="Courier New" w:hAnsi="Courier New" w:cs="Courier New"/>
          </w:rPr>
          <w:t>-79.</w:t>
        </w:r>
      </w:ins>
    </w:p>
    <w:p w14:paraId="28705D6F" w14:textId="10EE592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9BD32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A4A4E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15:31:01] H068452</w:t>
      </w:r>
    </w:p>
    <w:p w14:paraId="3F9F48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C9E72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21 warnings (0 acknowledged, 21 new)</w:t>
      </w:r>
    </w:p>
    <w:p w14:paraId="45A9DC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073A4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F7A71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76BD0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E3396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21</w:t>
      </w:r>
    </w:p>
    <w:p w14:paraId="0C194E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1D719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10.75 outside typical survey area [20.0, 55.0] (rows 3, EVENTNO=20)</w:t>
      </w:r>
    </w:p>
    <w:p w14:paraId="73EC22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10.65 outside typical survey area [20.0, 55.0] (rows 4, EVENTNO=30)</w:t>
      </w:r>
    </w:p>
    <w:p w14:paraId="44FBA5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10.6833 outside typical survey area [20.0, 55.0] (rows 5, EVENTNO=40)</w:t>
      </w:r>
    </w:p>
    <w:p w14:paraId="04F62D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10.7333 outside typical survey area [20.0, 55.0] (rows 6, EVENTNO=50)</w:t>
      </w:r>
    </w:p>
    <w:p w14:paraId="733481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10.8167 outside typical survey area [20.0, 55.0] (rows 7, EVENTNO=60)</w:t>
      </w:r>
    </w:p>
    <w:p w14:paraId="40660F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10.8667 outside typical survey area [20.0, 55.0] (rows 8, EVENTNO=70)</w:t>
      </w:r>
    </w:p>
    <w:p w14:paraId="265AD4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10.8667 outside typical survey area [20.0, 55.0] (rows 9, EVENTNO=80)</w:t>
      </w:r>
    </w:p>
    <w:p w14:paraId="058FBB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10.8667 outside typical survey area [20.0, 55.0] (rows 10, EVENTNO=90)</w:t>
      </w:r>
    </w:p>
    <w:p w14:paraId="762A77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10.6333 outside typical survey area [20.0, 55.0] (rows 11, EVENTNO=100)</w:t>
      </w:r>
    </w:p>
    <w:p w14:paraId="562422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10.5333 outside typical survey area [20.0, 55.0] (rows 12, EVENTNO=110)</w:t>
      </w:r>
    </w:p>
    <w:p w14:paraId="434896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10.5 outside typical survey area [20.0, 55.0] (rows 13, EVENTNO=120)</w:t>
      </w:r>
    </w:p>
    <w:p w14:paraId="52BD82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10.45 outside typical survey area [20.0, 55.0] (rows 14, EVENTNO=130)</w:t>
      </w:r>
    </w:p>
    <w:p w14:paraId="4B5350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10.3333 outside typical survey area [20.0, 55.0] (rows 15, EVENTNO=140)</w:t>
      </w:r>
    </w:p>
    <w:p w14:paraId="564419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10.5 outside typical survey area [20.0, 55.0] (rows 16, EVENTNO=150)</w:t>
      </w:r>
    </w:p>
    <w:p w14:paraId="0D8072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10.4667 outside typical survey area [20.0, 55.0] (rows 17, EVENTNO=160)</w:t>
      </w:r>
    </w:p>
    <w:p w14:paraId="13A69D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10.4833 outside typical survey area [20.0, 55.0] (rows 18, EVENTNO=170)</w:t>
      </w:r>
    </w:p>
    <w:p w14:paraId="79E97F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10.4833 outside typical survey area [20.0, 55.0] (rows 19, EVENTNO=180)</w:t>
      </w:r>
    </w:p>
    <w:p w14:paraId="0DBEC1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11 outside typical survey area [20.0, 55.0] (rows 20, EVENTNO=190)</w:t>
      </w:r>
    </w:p>
    <w:p w14:paraId="6A00BB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10 outside typical survey area [20.0, 55.0] (rows 21, EVENTNO=200)</w:t>
      </w:r>
    </w:p>
    <w:p w14:paraId="392DDA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11.6 outside typical survey area [20.0, 55.0] (rows 22, EVENTNO=210)</w:t>
      </w:r>
    </w:p>
    <w:p w14:paraId="2F1619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13.3 outside typical survey area [20.0, 55.0] (rows 23, EVENTNO=220)</w:t>
      </w:r>
    </w:p>
    <w:p w14:paraId="58C8B9C0" w14:textId="77777777" w:rsidR="00B1754B" w:rsidRDefault="00B1754B" w:rsidP="00C63700">
      <w:pPr>
        <w:pStyle w:val="PlainText"/>
        <w:rPr>
          <w:ins w:id="64" w:author="Robert Kenney" w:date="2026-07-03T12:37:00Z" w16du:dateUtc="2026-07-03T16:37:00Z"/>
          <w:rFonts w:ascii="Courier New" w:hAnsi="Courier New" w:cs="Courier New"/>
        </w:rPr>
      </w:pPr>
      <w:ins w:id="65" w:author="Robert Kenney" w:date="2026-07-03T12:36:00Z" w16du:dateUtc="2026-07-03T16:36:00Z">
        <w:r>
          <w:rPr>
            <w:rFonts w:ascii="Courier New" w:hAnsi="Courier New" w:cs="Courier New"/>
          </w:rPr>
          <w:t>Ig</w:t>
        </w:r>
      </w:ins>
      <w:ins w:id="66" w:author="Robert Kenney" w:date="2026-07-03T12:37:00Z" w16du:dateUtc="2026-07-03T16:37:00Z">
        <w:r>
          <w:rPr>
            <w:rFonts w:ascii="Courier New" w:hAnsi="Courier New" w:cs="Courier New"/>
          </w:rPr>
          <w:t>nore all of these.</w:t>
        </w:r>
      </w:ins>
    </w:p>
    <w:p w14:paraId="7DEA8F51" w14:textId="4461034F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A890F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721FC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15:31:02] H068501</w:t>
      </w:r>
    </w:p>
    <w:p w14:paraId="1DE658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8E3CB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50 warnings (0 acknowledged, 50 new)</w:t>
      </w:r>
    </w:p>
    <w:p w14:paraId="45F61B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D99E4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3DC42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3DE9F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5E8C58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50</w:t>
      </w:r>
    </w:p>
    <w:p w14:paraId="491931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68AD1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29)</w:t>
      </w:r>
    </w:p>
    <w:p w14:paraId="769DD6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9.5 outside typical survey area [20.0, 55.0] (rows 25, EVENTNO=190)</w:t>
      </w:r>
    </w:p>
    <w:p w14:paraId="202E0F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13.1833 outside typical survey area [20.0, 55.0] (rows 26, EVENTNO=200)</w:t>
      </w:r>
    </w:p>
    <w:p w14:paraId="22169B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13.35 outside typical survey area [20.0, 55.0] (rows 30, EVENTNO=240)</w:t>
      </w:r>
    </w:p>
    <w:p w14:paraId="584799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13 outside typical survey area [20.0, 55.0] (rows 31, EVENTNO=250)</w:t>
      </w:r>
    </w:p>
    <w:p w14:paraId="4DDEFB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12 outside typical survey area [20.0, 55.0] (rows 32, EVENTNO=260)</w:t>
      </w:r>
    </w:p>
    <w:p w14:paraId="7E5CA6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5.33333 outside typical survey area [20.0, 55.0] (rows 49, EVENTNO=390)</w:t>
      </w:r>
    </w:p>
    <w:p w14:paraId="437C8A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1.86667 outside typical survey area [20.0, 55.0] (rows 50, EVENTNO=400)</w:t>
      </w:r>
    </w:p>
    <w:p w14:paraId="1BE0A1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3.08333 outside typical survey area [20.0, 55.0] (rows 51, EVENTNO=410)</w:t>
      </w:r>
    </w:p>
    <w:p w14:paraId="139AF4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6.3 outside typical survey area [20.0, 55.0] (rows 54, EVENTNO=430)</w:t>
      </w:r>
    </w:p>
    <w:p w14:paraId="3AAB67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5.5 outside typical survey area [20.0, 55.0] (rows 60, EVENTNO=480)</w:t>
      </w:r>
    </w:p>
    <w:p w14:paraId="5CA106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8.83333 outside typical survey area [20.0, 55.0] (rows 62, EVENTNO=500)</w:t>
      </w:r>
    </w:p>
    <w:p w14:paraId="28702F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8.85 outside typical survey area [20.0, 55.0] (rows 64, EVENTNO=520)</w:t>
      </w:r>
    </w:p>
    <w:p w14:paraId="72CBD1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8.41667 outside typical survey area [20.0, 55.0] (rows 65, EVENTNO=530)</w:t>
      </w:r>
    </w:p>
    <w:p w14:paraId="101E2E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8.71667 outside typical survey area [20.0, 55.0] (rows 66, EVENTNO=540)</w:t>
      </w:r>
    </w:p>
    <w:p w14:paraId="70E685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11.3833 outside typical survey area [20.0, 55.0] (rows 67, EVENTNO=550)</w:t>
      </w:r>
    </w:p>
    <w:p w14:paraId="568DEB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11.3333 outside typical survey area [20.0, 55.0] (rows 68, EVENTNO=560)</w:t>
      </w:r>
    </w:p>
    <w:p w14:paraId="1D8E77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11.2667 outside typical survey area [20.0, 55.0] (rows 69, EVENTNO=570)</w:t>
      </w:r>
    </w:p>
    <w:p w14:paraId="7D9B1D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 outside typical survey area [20.0, 55.0] (rows 70, EVENTNO=580)</w:t>
      </w:r>
    </w:p>
    <w:p w14:paraId="42C2F6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 outside typical survey area [20.0, 55.0] (rows 71, EVENTNO=590)</w:t>
      </w:r>
    </w:p>
    <w:p w14:paraId="4C68BB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7.33333 outside typical survey area [20.0, 55.0] (rows 72, EVENTNO=600)</w:t>
      </w:r>
    </w:p>
    <w:p w14:paraId="68F4F9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-35.3333 outside typical survey area [-85.0, -40.0] (rows 1, EVENTNO=10)</w:t>
      </w:r>
    </w:p>
    <w:p w14:paraId="191FDD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-35.3333 outside typical survey area [-85.0, -40.0] (rows 2, EVENTNO=10)</w:t>
      </w:r>
    </w:p>
    <w:p w14:paraId="767022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-35.65 outside typical survey area [-85.0, -40.0] (rows 5, EVENTNO=40)</w:t>
      </w:r>
    </w:p>
    <w:p w14:paraId="46EF10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 outside typical survey area [-85.0, -40.0] (rows 15, EVENTNO=110)</w:t>
      </w:r>
    </w:p>
    <w:p w14:paraId="5C532D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 outside typical survey area [-85.0, -40.0] (rows 16, EVENTNO=110)</w:t>
      </w:r>
    </w:p>
    <w:p w14:paraId="7E13DA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-34.8333 outside typical survey area [-85.0, -40.0] (rows 24, EVENTNO=180)</w:t>
      </w:r>
    </w:p>
    <w:p w14:paraId="5ABC7C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-90.8667 outside typical survey area [-85.0, -40.0] (rows 26, EVENTNO=200)</w:t>
      </w:r>
    </w:p>
    <w:p w14:paraId="0C09B8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-35.4167 outside typical survey area [-85.0, -40.0] (rows 28, EVENTNO=220)</w:t>
      </w:r>
    </w:p>
    <w:p w14:paraId="6BED35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 outside typical survey area [-85.0, -40.0] (rows 30, EVENTNO=240)</w:t>
      </w:r>
    </w:p>
    <w:p w14:paraId="062D44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-95.75 outside typical survey area [-85.0, -40.0] (rows 31, EVENTNO=250)</w:t>
      </w:r>
    </w:p>
    <w:p w14:paraId="11ABFB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-89.3333 outside typical survey area [-85.0, -40.0] (rows 32, EVENTNO=260)</w:t>
      </w:r>
    </w:p>
    <w:p w14:paraId="0DCA87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 outside typical survey area [-85.0, -40.0] (rows 49, EVENTNO=390)</w:t>
      </w:r>
    </w:p>
    <w:p w14:paraId="2DB73D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 outside typical survey area [-85.0, -40.0] (rows 50, EVENTNO=400)</w:t>
      </w:r>
    </w:p>
    <w:p w14:paraId="69C1D4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 outside typical survey area [-85.0, -40.0] (rows 51, EVENTNO=410)</w:t>
      </w:r>
    </w:p>
    <w:p w14:paraId="4C02BA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 outside typical survey area [-85.0, -40.0] (rows 54, EVENTNO=430)</w:t>
      </w:r>
    </w:p>
    <w:p w14:paraId="1FC9C9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-35.55 outside typical survey area [-85.0, -40.0] (rows 57, EVENTNO=450)</w:t>
      </w:r>
    </w:p>
    <w:p w14:paraId="1B553D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-35.6 outside typical survey area [-85.0, -40.0] (rows 58, EVENTNO=460)</w:t>
      </w:r>
    </w:p>
    <w:p w14:paraId="302269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 outside typical survey area [-85.0, -40.0] (rows 60, EVENTNO=480)</w:t>
      </w:r>
    </w:p>
    <w:p w14:paraId="333F94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 outside typical survey area [-85.0, -40.0] (rows 62, EVENTNO=500)</w:t>
      </w:r>
    </w:p>
    <w:p w14:paraId="293039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-35.7167 outside typical survey area [-85.0, -40.0] (rows 63, EVENTNO=510)</w:t>
      </w:r>
    </w:p>
    <w:p w14:paraId="3A1CD4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-95.05 outside typical survey area [-85.0, -40.0] (rows 64, EVENTNO=520)</w:t>
      </w:r>
    </w:p>
    <w:p w14:paraId="7F15E8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-98 outside typical survey area [-85.0, -40.0] (rows 65, EVENTNO=530)</w:t>
      </w:r>
    </w:p>
    <w:p w14:paraId="068074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 outside typical survey area [-85.0, -40.0] (rows 66, EVENTNO=540)</w:t>
      </w:r>
    </w:p>
    <w:p w14:paraId="08F20E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-94.0833 outside typical survey area [-85.0, -40.0] (rows 67, EVENTNO=550)</w:t>
      </w:r>
    </w:p>
    <w:p w14:paraId="4933E7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-93.7667 outside typical survey area [-85.0, -40.0] (rows 68, EVENTNO=560)</w:t>
      </w:r>
    </w:p>
    <w:p w14:paraId="674CA8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 outside typical survey area [-85.0, -40.0] (rows 69, EVENTNO=570)</w:t>
      </w:r>
    </w:p>
    <w:p w14:paraId="02D7D5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-35.4 outside typical survey area [-85.0, -40.0] (rows 73, EVENTNO=610)</w:t>
      </w:r>
    </w:p>
    <w:p w14:paraId="2D2208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-35.5167 outside typical survey area [-85.0, -40.0] (rows 74, EVENTNO=620)</w:t>
      </w:r>
    </w:p>
    <w:p w14:paraId="0DAF4E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-35.5667 outside typical survey area [-85.0, -40.0] (rows 82, EVENTNO=680)</w:t>
      </w:r>
    </w:p>
    <w:p w14:paraId="196C6B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-35.4833 outside typical survey area [-85.0, -40.0] (rows 92, EVENTNO=780)</w:t>
      </w:r>
    </w:p>
    <w:p w14:paraId="5BBEDC2B" w14:textId="79812729" w:rsidR="00B1754B" w:rsidRDefault="00B1754B" w:rsidP="00B1754B">
      <w:pPr>
        <w:pStyle w:val="PlainText"/>
        <w:rPr>
          <w:ins w:id="67" w:author="Robert Kenney" w:date="2026-07-03T12:39:00Z" w16du:dateUtc="2026-07-03T16:39:00Z"/>
          <w:rFonts w:ascii="Courier New" w:hAnsi="Courier New" w:cs="Courier New"/>
        </w:rPr>
      </w:pPr>
      <w:ins w:id="68" w:author="Robert Kenney" w:date="2026-07-03T12:39:00Z" w16du:dateUtc="2026-07-03T16:39:00Z">
        <w:r>
          <w:rPr>
            <w:rFonts w:ascii="Courier New" w:hAnsi="Courier New" w:cs="Courier New"/>
          </w:rPr>
          <w:t xml:space="preserve">Ignore all of these. This was a whole file of sightings collected by deck watches aboard Coast Guard vessels. </w:t>
        </w:r>
      </w:ins>
    </w:p>
    <w:p w14:paraId="6F6A81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3FB5A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CD43A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15:31:02] H068502</w:t>
      </w:r>
    </w:p>
    <w:p w14:paraId="34CBC1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7D10F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3 warnings (0 acknowledged, 3 new)</w:t>
      </w:r>
    </w:p>
    <w:p w14:paraId="7A3AD7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E6F5C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1370E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83A50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01DB0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3</w:t>
      </w:r>
    </w:p>
    <w:p w14:paraId="0E035E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244FE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-34.8333 outside typical survey area [-85.0, -40.0] (rows 6, EVENTNO=60)</w:t>
      </w:r>
    </w:p>
    <w:p w14:paraId="1BE241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-35.3333 outside typical survey area [-85.0, -40.0] (rows 7, EVENTNO=70)</w:t>
      </w:r>
    </w:p>
    <w:p w14:paraId="51EA23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-36.1167 outside typical survey area [-85.0, -40.0] (rows 17, EVENTNO=170)</w:t>
      </w:r>
    </w:p>
    <w:p w14:paraId="21694F54" w14:textId="77777777" w:rsidR="00B1754B" w:rsidRDefault="00B1754B" w:rsidP="00B1754B">
      <w:pPr>
        <w:pStyle w:val="PlainText"/>
        <w:rPr>
          <w:ins w:id="69" w:author="Robert Kenney" w:date="2026-07-03T12:40:00Z" w16du:dateUtc="2026-07-03T16:40:00Z"/>
          <w:rFonts w:ascii="Courier New" w:hAnsi="Courier New" w:cs="Courier New"/>
        </w:rPr>
      </w:pPr>
      <w:ins w:id="70" w:author="Robert Kenney" w:date="2026-07-03T12:40:00Z" w16du:dateUtc="2026-07-03T16:40:00Z">
        <w:r>
          <w:rPr>
            <w:rFonts w:ascii="Courier New" w:hAnsi="Courier New" w:cs="Courier New"/>
          </w:rPr>
          <w:t>Ignore all of these.</w:t>
        </w:r>
      </w:ins>
    </w:p>
    <w:p w14:paraId="1E6B3C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2EA64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51F91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15:31:02] H069401</w:t>
      </w:r>
    </w:p>
    <w:p w14:paraId="672331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C2BC4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462B46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53585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16033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29E3A5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5B30FC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01479C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349A7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15.4667 outside typical survey area [20.0, 55.0] (rows 51, EVENTNO=710)</w:t>
      </w:r>
    </w:p>
    <w:p w14:paraId="2BAD49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13.3333 outside typical survey area [20.0, 55.0] (rows 52, EVENTNO=720)</w:t>
      </w:r>
    </w:p>
    <w:p w14:paraId="6A33E91D" w14:textId="77777777" w:rsidR="00B1754B" w:rsidRDefault="00B1754B" w:rsidP="00B1754B">
      <w:pPr>
        <w:pStyle w:val="PlainText"/>
        <w:rPr>
          <w:ins w:id="71" w:author="Robert Kenney" w:date="2026-07-03T12:40:00Z" w16du:dateUtc="2026-07-03T16:40:00Z"/>
          <w:rFonts w:ascii="Courier New" w:hAnsi="Courier New" w:cs="Courier New"/>
        </w:rPr>
      </w:pPr>
      <w:ins w:id="72" w:author="Robert Kenney" w:date="2026-07-03T12:40:00Z" w16du:dateUtc="2026-07-03T16:40:00Z">
        <w:r>
          <w:rPr>
            <w:rFonts w:ascii="Courier New" w:hAnsi="Courier New" w:cs="Courier New"/>
          </w:rPr>
          <w:t>Ignore all of these.</w:t>
        </w:r>
      </w:ins>
    </w:p>
    <w:p w14:paraId="31D951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14:paraId="7917A9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BC5AC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15:31:02] H069451</w:t>
      </w:r>
    </w:p>
    <w:p w14:paraId="097760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3AD8D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8 warnings (0 acknowledged, 8 new)</w:t>
      </w:r>
    </w:p>
    <w:p w14:paraId="74287D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05427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76F2C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EFCDE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5FD59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8</w:t>
      </w:r>
    </w:p>
    <w:p w14:paraId="3371F2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57AF0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15.9833 outside typical survey area [20.0, 55.0] (rows 1, EVENTNO=10)</w:t>
      </w:r>
    </w:p>
    <w:p w14:paraId="487C05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16 outside typical survey area [20.0, 55.0] (rows 2, EVENTNO=20)</w:t>
      </w:r>
    </w:p>
    <w:p w14:paraId="58DAE0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16.0833 outside typical survey area [20.0, 55.0] (rows 3, EVENTNO=30)</w:t>
      </w:r>
    </w:p>
    <w:p w14:paraId="5FE53B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16.0833 outside typical survey area [20.0, 55.0] (rows 4, EVENTNO=40)</w:t>
      </w:r>
    </w:p>
    <w:p w14:paraId="78235D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16.2167 outside typical survey area [20.0, 55.0] (rows 5, EVENTNO=50)</w:t>
      </w:r>
    </w:p>
    <w:p w14:paraId="7FBAE4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16.3333 outside typical survey area [20.0, 55.0] (rows 6, EVENTNO=60)</w:t>
      </w:r>
    </w:p>
    <w:p w14:paraId="3FE3FD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-86.05 outside typical survey area [-85.0, -40.0] (rows 1, EVENTNO=10)</w:t>
      </w:r>
    </w:p>
    <w:p w14:paraId="2878F9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-86.0833 outside typical survey area [-85.0, -40.0] (rows 2, EVENTNO=20)</w:t>
      </w:r>
    </w:p>
    <w:p w14:paraId="79DD29FA" w14:textId="77777777" w:rsidR="00B1754B" w:rsidRDefault="00B1754B" w:rsidP="00B1754B">
      <w:pPr>
        <w:pStyle w:val="PlainText"/>
        <w:rPr>
          <w:ins w:id="73" w:author="Robert Kenney" w:date="2026-07-03T12:40:00Z" w16du:dateUtc="2026-07-03T16:40:00Z"/>
          <w:rFonts w:ascii="Courier New" w:hAnsi="Courier New" w:cs="Courier New"/>
        </w:rPr>
      </w:pPr>
      <w:ins w:id="74" w:author="Robert Kenney" w:date="2026-07-03T12:40:00Z" w16du:dateUtc="2026-07-03T16:40:00Z">
        <w:r>
          <w:rPr>
            <w:rFonts w:ascii="Courier New" w:hAnsi="Courier New" w:cs="Courier New"/>
          </w:rPr>
          <w:t>Ignore all of these.</w:t>
        </w:r>
      </w:ins>
    </w:p>
    <w:p w14:paraId="440829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81B75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081DA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15:31:03] H069501</w:t>
      </w:r>
    </w:p>
    <w:p w14:paraId="309C32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33E31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6 warnings (0 acknowledged, 6 new)</w:t>
      </w:r>
    </w:p>
    <w:p w14:paraId="3401DC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68088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BF043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B6A8F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20EED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6</w:t>
      </w:r>
    </w:p>
    <w:p w14:paraId="31BAFB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D619E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-35.4167 outside typical survey area [-85.0, -40.0] (rows 1, EVENTNO=10)</w:t>
      </w:r>
    </w:p>
    <w:p w14:paraId="5519F2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-35.75 outside typical survey area [-85.0, -40.0] (rows 16, EVENTNO=140)</w:t>
      </w:r>
    </w:p>
    <w:p w14:paraId="5F6B0A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-35.75 outside typical survey area [-85.0, -40.0] (rows 17, EVENTNO=140)</w:t>
      </w:r>
    </w:p>
    <w:p w14:paraId="286D46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-35.5167 outside typical survey area [-85.0, -40.0] (rows 18, EVENTNO=150)</w:t>
      </w:r>
    </w:p>
    <w:p w14:paraId="032FC1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-35.1 outside typical survey area [-85.0, -40.0] (rows 22, EVENTNO=190)</w:t>
      </w:r>
    </w:p>
    <w:p w14:paraId="5A1C8C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-37.5167 outside typical survey area [-85.0, -40.0] (rows 23, EVENTNO=200)</w:t>
      </w:r>
    </w:p>
    <w:p w14:paraId="5B151424" w14:textId="77777777" w:rsidR="00B1754B" w:rsidRDefault="00B1754B" w:rsidP="00B1754B">
      <w:pPr>
        <w:pStyle w:val="PlainText"/>
        <w:rPr>
          <w:ins w:id="75" w:author="Robert Kenney" w:date="2026-07-03T12:40:00Z" w16du:dateUtc="2026-07-03T16:40:00Z"/>
          <w:rFonts w:ascii="Courier New" w:hAnsi="Courier New" w:cs="Courier New"/>
        </w:rPr>
      </w:pPr>
      <w:ins w:id="76" w:author="Robert Kenney" w:date="2026-07-03T12:40:00Z" w16du:dateUtc="2026-07-03T16:40:00Z">
        <w:r>
          <w:rPr>
            <w:rFonts w:ascii="Courier New" w:hAnsi="Courier New" w:cs="Courier New"/>
          </w:rPr>
          <w:t>Ignore all of these.</w:t>
        </w:r>
      </w:ins>
    </w:p>
    <w:p w14:paraId="144CA7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BC3D4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2AD2F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15:31:03] H069502</w:t>
      </w:r>
    </w:p>
    <w:p w14:paraId="4911BD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8AB21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20 warnings (0 acknowledged, 20 new)</w:t>
      </w:r>
    </w:p>
    <w:p w14:paraId="683B20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F679A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4960B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B4238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67BC5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20</w:t>
      </w:r>
    </w:p>
    <w:p w14:paraId="554B1A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D4AD3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56.3833 outside typical survey area [20.0, 55.0] (rows 2, EVENTNO=20)</w:t>
      </w:r>
    </w:p>
    <w:p w14:paraId="7AA4D8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56.5333 outside typical survey area [20.0, 55.0] (rows 4, EVENTNO=40)</w:t>
      </w:r>
    </w:p>
    <w:p w14:paraId="210200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56.5667 outside typical survey area [20.0, 55.0] (rows 5, EVENTNO=50)</w:t>
      </w:r>
    </w:p>
    <w:p w14:paraId="64DC35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56.4167 outside typical survey area [20.0, 55.0] (rows 6, EVENTNO=60)</w:t>
      </w:r>
    </w:p>
    <w:p w14:paraId="6EFD81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56.4167 outside typical survey area [20.0, 55.0] (rows 7, EVENTNO=60)</w:t>
      </w:r>
    </w:p>
    <w:p w14:paraId="0E621F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 outside typical survey area [20.0, 55.0] (rows 10, EVENTNO=90)</w:t>
      </w:r>
    </w:p>
    <w:p w14:paraId="655201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 outside typical survey area [20.0, 55.0] (rows 14, EVENTNO=130)</w:t>
      </w:r>
    </w:p>
    <w:p w14:paraId="1602CA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55.6167 outside typical survey area [20.0, 55.0] (rows 20, EVENTNO=170)</w:t>
      </w:r>
    </w:p>
    <w:p w14:paraId="041D67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56.5667 outside typical survey area [20.0, 55.0] (rows 29, EVENTNO=260)</w:t>
      </w:r>
    </w:p>
    <w:p w14:paraId="772155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 outside typical survey area [20.0, 55.0] (rows 44, EVENTNO=390)</w:t>
      </w:r>
    </w:p>
    <w:p w14:paraId="54D96D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 outside typical survey area [20.0, 55.0] (rows 47, EVENTNO=420)</w:t>
      </w:r>
    </w:p>
    <w:p w14:paraId="343B96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 outside typical survey area [20.0, 55.0] (rows 48, EVENTNO=430)</w:t>
      </w:r>
    </w:p>
    <w:p w14:paraId="6D140E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-5.33333 outside typical survey area [-85.0, -40.0] (rows 1, EVENTNO=10)</w:t>
      </w:r>
    </w:p>
    <w:p w14:paraId="3576BC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-35.5167 outside typical survey area [-85.0, -40.0] (rows 3, EVENTNO=30)</w:t>
      </w:r>
    </w:p>
    <w:p w14:paraId="271746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-24 outside typical survey area [-85.0, -40.0] (rows 9, EVENTNO=80)</w:t>
      </w:r>
    </w:p>
    <w:p w14:paraId="42ED42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-35.8 outside typical survey area [-85.0, -40.0] (rows 33, EVENTNO=300)</w:t>
      </w:r>
    </w:p>
    <w:p w14:paraId="232CAE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-35.8 outside typical survey area [-85.0, -40.0] (rows 34, EVENTNO=300)</w:t>
      </w:r>
    </w:p>
    <w:p w14:paraId="042D48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-35.7167 outside typical survey area [-85.0, -40.0] (rows 35, EVENTNO=310)</w:t>
      </w:r>
    </w:p>
    <w:p w14:paraId="583F23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-35.7167 outside typical survey area [-85.0, -40.0] (rows 36, EVENTNO=310)</w:t>
      </w:r>
    </w:p>
    <w:p w14:paraId="0946C8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-35.5333 outside typical survey area [-85.0, -40.0] (rows 37, EVENTNO=320)</w:t>
      </w:r>
    </w:p>
    <w:p w14:paraId="4E8A75E6" w14:textId="77777777" w:rsidR="00B1754B" w:rsidRDefault="00B1754B" w:rsidP="00B1754B">
      <w:pPr>
        <w:pStyle w:val="PlainText"/>
        <w:rPr>
          <w:ins w:id="77" w:author="Robert Kenney" w:date="2026-07-03T12:42:00Z" w16du:dateUtc="2026-07-03T16:42:00Z"/>
          <w:rFonts w:ascii="Courier New" w:hAnsi="Courier New" w:cs="Courier New"/>
        </w:rPr>
      </w:pPr>
      <w:ins w:id="78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7B8BAC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8776F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909C1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15:31:03] H070501</w:t>
      </w:r>
    </w:p>
    <w:p w14:paraId="664984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D5B17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3 warnings (0 acknowledged, 3 new)</w:t>
      </w:r>
    </w:p>
    <w:p w14:paraId="1AA809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B80B8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42E55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08E32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A35E3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3</w:t>
      </w:r>
    </w:p>
    <w:p w14:paraId="4059FA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6DEE0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19.8333 outside typical survey area [20.0, 55.0] (rows 4, EVENTNO=40)</w:t>
      </w:r>
    </w:p>
    <w:p w14:paraId="3F5912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19.8333 outside typical survey area [20.0, 55.0] (rows 14, EVENTNO=130)</w:t>
      </w:r>
    </w:p>
    <w:p w14:paraId="572E83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55.5 outside typical survey area [20.0, 55.0] (rows 21, EVENTNO=190)</w:t>
      </w:r>
    </w:p>
    <w:p w14:paraId="3C15DE00" w14:textId="77777777" w:rsidR="00B1754B" w:rsidRDefault="00B1754B" w:rsidP="00B1754B">
      <w:pPr>
        <w:pStyle w:val="PlainText"/>
        <w:rPr>
          <w:ins w:id="79" w:author="Robert Kenney" w:date="2026-07-03T12:42:00Z" w16du:dateUtc="2026-07-03T16:42:00Z"/>
          <w:rFonts w:ascii="Courier New" w:hAnsi="Courier New" w:cs="Courier New"/>
        </w:rPr>
      </w:pPr>
      <w:ins w:id="80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2E744A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E49DF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2FE68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15:31:04] H070502</w:t>
      </w:r>
    </w:p>
    <w:p w14:paraId="64F48B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48CD7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9 warnings (0 acknowledged, 9 new)</w:t>
      </w:r>
    </w:p>
    <w:p w14:paraId="7A3811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41768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11BB8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F7AD8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6CA3E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9</w:t>
      </w:r>
    </w:p>
    <w:p w14:paraId="77BC28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Details:</w:t>
      </w:r>
    </w:p>
    <w:p w14:paraId="08755E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55.0333 outside typical survey area [20.0, 55.0] (rows 14, EVENTNO=120)</w:t>
      </w:r>
    </w:p>
    <w:p w14:paraId="19AD45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 outside typical survey area [20.0, 55.0] (rows 17, EVENTNO=150)</w:t>
      </w:r>
    </w:p>
    <w:p w14:paraId="274CEB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-19.3667 outside typical survey area [-85.0, -40.0] (rows 4, EVENTNO=40)</w:t>
      </w:r>
    </w:p>
    <w:p w14:paraId="4D064C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-20.1667 outside typical survey area [-85.0, -40.0] (rows 5, EVENTNO=50)</w:t>
      </w:r>
    </w:p>
    <w:p w14:paraId="05A2AA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-20.1667 outside typical survey area [-85.0, -40.0] (rows 6, EVENTNO=50)</w:t>
      </w:r>
    </w:p>
    <w:p w14:paraId="4C61E9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-33 outside typical survey area [-85.0, -40.0] (rows 18, EVENTNO=160)</w:t>
      </w:r>
    </w:p>
    <w:p w14:paraId="633ED9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-27.7 outside typical survey area [-85.0, -40.0] (rows 19, EVENTNO=170)</w:t>
      </w:r>
    </w:p>
    <w:p w14:paraId="7D2251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-35.55 outside typical survey area [-85.0, -40.0] (rows 20, EVENTNO=180)</w:t>
      </w:r>
    </w:p>
    <w:p w14:paraId="288F65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-35.4833 outside typical survey area [-85.0, -40.0] (rows 40, EVENTNO=350)</w:t>
      </w:r>
    </w:p>
    <w:p w14:paraId="6BEF4F27" w14:textId="77777777" w:rsidR="00B1754B" w:rsidRDefault="00B1754B" w:rsidP="00B1754B">
      <w:pPr>
        <w:pStyle w:val="PlainText"/>
        <w:rPr>
          <w:ins w:id="81" w:author="Robert Kenney" w:date="2026-07-03T12:42:00Z" w16du:dateUtc="2026-07-03T16:42:00Z"/>
          <w:rFonts w:ascii="Courier New" w:hAnsi="Courier New" w:cs="Courier New"/>
        </w:rPr>
      </w:pPr>
      <w:ins w:id="82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2026C2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9FCE4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5D4F3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15:31:04] H071501</w:t>
      </w:r>
    </w:p>
    <w:p w14:paraId="1588D3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D1D65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2BD3F6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D92F8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A5A3E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30DCC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374E9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3729B2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5B20C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19.9833 outside typical survey area [20.0, 55.0] (rows 4, EVENTNO=40)</w:t>
      </w:r>
    </w:p>
    <w:p w14:paraId="2A9B49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-85.7167 outside typical survey area [-85.0, -40.0] (rows 19, EVENTNO=190)</w:t>
      </w:r>
    </w:p>
    <w:p w14:paraId="7F2373F5" w14:textId="77777777" w:rsidR="00B1754B" w:rsidRDefault="00B1754B" w:rsidP="00B1754B">
      <w:pPr>
        <w:pStyle w:val="PlainText"/>
        <w:rPr>
          <w:ins w:id="83" w:author="Robert Kenney" w:date="2026-07-03T12:42:00Z" w16du:dateUtc="2026-07-03T16:42:00Z"/>
          <w:rFonts w:ascii="Courier New" w:hAnsi="Courier New" w:cs="Courier New"/>
        </w:rPr>
      </w:pPr>
      <w:ins w:id="84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225D3C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DE433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69DA8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15:31:04] H071502</w:t>
      </w:r>
    </w:p>
    <w:p w14:paraId="4950E1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EF39C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Error: Validation failed: 0 errors, 21 warnings (0 acknowledged, 21 new)</w:t>
      </w:r>
    </w:p>
    <w:p w14:paraId="22D59B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7C9FF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B5C8A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827F9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40AE82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21</w:t>
      </w:r>
    </w:p>
    <w:p w14:paraId="01C210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D0BCE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55.45 outside typical survey area [20.0, 55.0] (rows 1, EVENTNO=10)</w:t>
      </w:r>
    </w:p>
    <w:p w14:paraId="19010D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55.1833 outside typical survey area [20.0, 55.0] (rows 4, EVENTNO=30)</w:t>
      </w:r>
    </w:p>
    <w:p w14:paraId="587D98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55.3167 outside typical survey area [20.0, 55.0] (rows 8, EVENTNO=60)</w:t>
      </w:r>
    </w:p>
    <w:p w14:paraId="655778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56.55 outside typical survey area [20.0, 55.0] (rows 13, EVENTNO=110)</w:t>
      </w:r>
    </w:p>
    <w:p w14:paraId="67B5F5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 outside typical survey area [20.0, 55.0] (rows 16, EVENTNO=140)</w:t>
      </w:r>
    </w:p>
    <w:p w14:paraId="4A9542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56.35 outside typical survey area [20.0, 55.0] (rows 35, EVENTNO=300)</w:t>
      </w:r>
    </w:p>
    <w:p w14:paraId="5B1C2B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56.4333 outside typical survey area [20.0, 55.0] (rows 60, EVENTNO=510)</w:t>
      </w:r>
    </w:p>
    <w:p w14:paraId="62C0B6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-35.2333 outside typical survey area [-85.0, -40.0] (rows 2, EVENTNO=20)</w:t>
      </w:r>
    </w:p>
    <w:p w14:paraId="16313E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-35.2333 outside typical survey area [-85.0, -40.0] (rows 3, EVENTNO=20)</w:t>
      </w:r>
    </w:p>
    <w:p w14:paraId="7A2623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 outside typical survey area [-85.0, -40.0] (rows 5, EVENTNO=40)</w:t>
      </w:r>
    </w:p>
    <w:p w14:paraId="243E40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-37.6667 outside typical survey area [-85.0, -40.0] (rows 6, EVENTNO=50)</w:t>
      </w:r>
    </w:p>
    <w:p w14:paraId="033A67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-37.6667 outside typical survey area [-85.0, -40.0] (rows 7, EVENTNO=50)</w:t>
      </w:r>
    </w:p>
    <w:p w14:paraId="72B27A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-16.8667 outside typical survey area [-85.0, -40.0] (rows 8, EVENTNO=60)</w:t>
      </w:r>
    </w:p>
    <w:p w14:paraId="440A5E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 outside typical survey area [-85.0, -40.0] (rows 9, EVENTNO=70)</w:t>
      </w:r>
    </w:p>
    <w:p w14:paraId="5CE1AB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-35.15 outside typical survey area [-85.0, -40.0] (rows 11, EVENTNO=90)</w:t>
      </w:r>
    </w:p>
    <w:p w14:paraId="587DB0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-35.1167 outside typical survey area [-85.0, -40.0] (rows 12, EVENTNO=100)</w:t>
      </w:r>
    </w:p>
    <w:p w14:paraId="68EA39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-35.7 outside typical survey area [-85.0, -40.0] (rows 17, EVENTNO=150)</w:t>
      </w:r>
    </w:p>
    <w:p w14:paraId="7CAC08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-34.9167 outside typical survey area [-85.0, -40.0] (rows 19, EVENTNO=170)</w:t>
      </w:r>
    </w:p>
    <w:p w14:paraId="6EE19B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-35.5333 outside typical survey area [-85.0, -40.0] (rows 77, EVENTNO=670)</w:t>
      </w:r>
    </w:p>
    <w:p w14:paraId="6019D2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-35.5333 outside typical survey area [-85.0, -40.0] (rows 78, EVENTNO=670)</w:t>
      </w:r>
    </w:p>
    <w:p w14:paraId="59AAAE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-35.6 outside typical survey area [-85.0, -40.0] (rows 79, EVENTNO=680)</w:t>
      </w:r>
    </w:p>
    <w:p w14:paraId="5EEE382E" w14:textId="77777777" w:rsidR="00B1754B" w:rsidRDefault="00B1754B" w:rsidP="00B1754B">
      <w:pPr>
        <w:pStyle w:val="PlainText"/>
        <w:rPr>
          <w:ins w:id="85" w:author="Robert Kenney" w:date="2026-07-03T12:42:00Z" w16du:dateUtc="2026-07-03T16:42:00Z"/>
          <w:rFonts w:ascii="Courier New" w:hAnsi="Courier New" w:cs="Courier New"/>
        </w:rPr>
      </w:pPr>
      <w:ins w:id="86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03E934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488C8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E8DA9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15:31:04] H072501</w:t>
      </w:r>
    </w:p>
    <w:p w14:paraId="0BADC6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4B49F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406450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3813D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01F95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6B86F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C892E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65C00F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424B7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-35.0833 outside typical survey area [-85.0, -40.0] (rows 11, EVENTNO=100)</w:t>
      </w:r>
    </w:p>
    <w:p w14:paraId="2609D1E4" w14:textId="77777777" w:rsidR="00B1754B" w:rsidRDefault="00B1754B" w:rsidP="00B1754B">
      <w:pPr>
        <w:pStyle w:val="PlainText"/>
        <w:rPr>
          <w:ins w:id="87" w:author="Robert Kenney" w:date="2026-07-03T12:42:00Z" w16du:dateUtc="2026-07-03T16:42:00Z"/>
          <w:rFonts w:ascii="Courier New" w:hAnsi="Courier New" w:cs="Courier New"/>
        </w:rPr>
      </w:pPr>
      <w:ins w:id="88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5FA680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1ABBB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43FC7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15:31:05] H074412</w:t>
      </w:r>
    </w:p>
    <w:p w14:paraId="1DD0EA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2BA1E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9428E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96825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B63BD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C6C58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38014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33A56E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C8E61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55.4167 outside typical survey area [20.0, 55.0] (rows 43, EVENTNO=390)</w:t>
      </w:r>
    </w:p>
    <w:p w14:paraId="23A3D612" w14:textId="77777777" w:rsidR="00B1754B" w:rsidRDefault="00B1754B" w:rsidP="00B1754B">
      <w:pPr>
        <w:pStyle w:val="PlainText"/>
        <w:rPr>
          <w:ins w:id="89" w:author="Robert Kenney" w:date="2026-07-03T12:42:00Z" w16du:dateUtc="2026-07-03T16:42:00Z"/>
          <w:rFonts w:ascii="Courier New" w:hAnsi="Courier New" w:cs="Courier New"/>
        </w:rPr>
      </w:pPr>
      <w:ins w:id="90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2D30DC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6980A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1D97B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15:31:05] H075442</w:t>
      </w:r>
    </w:p>
    <w:p w14:paraId="1F5ADA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Type: Validation error</w:t>
      </w:r>
    </w:p>
    <w:p w14:paraId="7B8921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56E081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DD38D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7E51D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BB843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6F0AB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29F40C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2844D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-25.5 outside typical survey area [-85.0, -40.0] (rows 3, EVENTNO=30)</w:t>
      </w:r>
    </w:p>
    <w:p w14:paraId="78A6AC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 outside typical survey area [-85.0, -40.0] (rows 4, EVENTNO=40)</w:t>
      </w:r>
    </w:p>
    <w:p w14:paraId="4B962421" w14:textId="77777777" w:rsidR="00B1754B" w:rsidRDefault="00B1754B" w:rsidP="00B1754B">
      <w:pPr>
        <w:pStyle w:val="PlainText"/>
        <w:rPr>
          <w:ins w:id="91" w:author="Robert Kenney" w:date="2026-07-03T12:42:00Z" w16du:dateUtc="2026-07-03T16:42:00Z"/>
          <w:rFonts w:ascii="Courier New" w:hAnsi="Courier New" w:cs="Courier New"/>
        </w:rPr>
      </w:pPr>
      <w:ins w:id="92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2D3701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250E2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41B4F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15:31:05] H075502</w:t>
      </w:r>
    </w:p>
    <w:p w14:paraId="06D296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7E9D9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414A38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76487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69C8C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EBC7C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00F04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7B2990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4A6F1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18.5667 outside typical survey area [20.0, 55.0] (rows 1, EVENTNO=10)</w:t>
      </w:r>
    </w:p>
    <w:p w14:paraId="2D090EFD" w14:textId="77777777" w:rsidR="00B1754B" w:rsidRDefault="00B1754B" w:rsidP="00B1754B">
      <w:pPr>
        <w:pStyle w:val="PlainText"/>
        <w:rPr>
          <w:ins w:id="93" w:author="Robert Kenney" w:date="2026-07-03T12:42:00Z" w16du:dateUtc="2026-07-03T16:42:00Z"/>
          <w:rFonts w:ascii="Courier New" w:hAnsi="Courier New" w:cs="Courier New"/>
        </w:rPr>
      </w:pPr>
      <w:ins w:id="94" w:author="Robert Kenney" w:date="2026-07-03T12:42:00Z" w16du:dateUtc="2026-07-03T16:42:00Z">
        <w:r>
          <w:rPr>
            <w:rFonts w:ascii="Courier New" w:hAnsi="Courier New" w:cs="Courier New"/>
          </w:rPr>
          <w:t>Ignore all of these.</w:t>
        </w:r>
      </w:ins>
    </w:p>
    <w:p w14:paraId="1388FB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914FA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4D0FD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15:31:06] H077421</w:t>
      </w:r>
    </w:p>
    <w:p w14:paraId="609653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20686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4F6726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33BF0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D7EFD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BC8AE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CCD91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154F7B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55106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-89.4333 outside typical survey area [-85.0, -40.0] (rows 2, EVENTNO=20)</w:t>
      </w:r>
    </w:p>
    <w:p w14:paraId="308029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-85.3167 outside typical survey area [-85.0, -40.0] (rows 4, EVENTNO=40)</w:t>
      </w:r>
    </w:p>
    <w:p w14:paraId="3469EF65" w14:textId="77777777" w:rsidR="00B1754B" w:rsidRDefault="00B1754B" w:rsidP="00B1754B">
      <w:pPr>
        <w:pStyle w:val="PlainText"/>
        <w:rPr>
          <w:ins w:id="95" w:author="Robert Kenney" w:date="2026-07-03T12:43:00Z" w16du:dateUtc="2026-07-03T16:43:00Z"/>
          <w:rFonts w:ascii="Courier New" w:hAnsi="Courier New" w:cs="Courier New"/>
        </w:rPr>
      </w:pPr>
      <w:ins w:id="96" w:author="Robert Kenney" w:date="2026-07-03T12:43:00Z" w16du:dateUtc="2026-07-03T16:43:00Z">
        <w:r>
          <w:rPr>
            <w:rFonts w:ascii="Courier New" w:hAnsi="Courier New" w:cs="Courier New"/>
          </w:rPr>
          <w:t>Ignore all of these.</w:t>
        </w:r>
      </w:ins>
    </w:p>
    <w:p w14:paraId="3FBAFF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3F317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FC69D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15:31:06] H077441</w:t>
      </w:r>
    </w:p>
    <w:p w14:paraId="21A3F8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A7FAF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 xml:space="preserve">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7F7878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BA36E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7D52E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87719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7C204C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7E1538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F2173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13)</w:t>
      </w:r>
    </w:p>
    <w:p w14:paraId="116081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-24.7 outside typical survey area [-85.0, -40.0] (rows 12, EVENTNO=70)</w:t>
      </w:r>
    </w:p>
    <w:p w14:paraId="4FA5DFFE" w14:textId="77777777" w:rsidR="00B1754B" w:rsidRDefault="00B1754B" w:rsidP="00B1754B">
      <w:pPr>
        <w:pStyle w:val="PlainText"/>
        <w:rPr>
          <w:ins w:id="97" w:author="Robert Kenney" w:date="2026-07-03T12:43:00Z" w16du:dateUtc="2026-07-03T16:43:00Z"/>
          <w:rFonts w:ascii="Courier New" w:hAnsi="Courier New" w:cs="Courier New"/>
        </w:rPr>
      </w:pPr>
      <w:ins w:id="98" w:author="Robert Kenney" w:date="2026-07-03T12:43:00Z" w16du:dateUtc="2026-07-03T16:43:00Z">
        <w:r>
          <w:rPr>
            <w:rFonts w:ascii="Courier New" w:hAnsi="Courier New" w:cs="Courier New"/>
          </w:rPr>
          <w:t>Ignore all of these.</w:t>
        </w:r>
      </w:ins>
    </w:p>
    <w:p w14:paraId="3E4F46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23EE0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13753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15:31:06] H078441</w:t>
      </w:r>
    </w:p>
    <w:p w14:paraId="0288A7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F8963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4 warnings (0 acknowledged, 4 new)</w:t>
      </w:r>
    </w:p>
    <w:p w14:paraId="64C24D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D11DA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0ED2D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5EBC0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03F8A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4</w:t>
      </w:r>
    </w:p>
    <w:p w14:paraId="00B21A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BB8EE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19.8 outside typical survey area [20.0, 55.0] (rows 2, EVENTNO=20)</w:t>
      </w:r>
    </w:p>
    <w:p w14:paraId="109ABC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15.0333 outside typical survey area [20.0, 55.0] (rows 4, EVENTNO=40)</w:t>
      </w:r>
    </w:p>
    <w:p w14:paraId="1B3C10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15.0333 outside typical survey area [20.0, 55.0] (rows 5, EVENTNO=40)</w:t>
      </w:r>
    </w:p>
    <w:p w14:paraId="6A4DC8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15.0333 outside typical survey area [20.0, 55.0] (rows 6, EVENTNO=50)</w:t>
      </w:r>
    </w:p>
    <w:p w14:paraId="7D4AD993" w14:textId="77777777" w:rsidR="00B1754B" w:rsidRDefault="00B1754B" w:rsidP="00B1754B">
      <w:pPr>
        <w:pStyle w:val="PlainText"/>
        <w:rPr>
          <w:ins w:id="99" w:author="Robert Kenney" w:date="2026-07-03T12:43:00Z" w16du:dateUtc="2026-07-03T16:43:00Z"/>
          <w:rFonts w:ascii="Courier New" w:hAnsi="Courier New" w:cs="Courier New"/>
        </w:rPr>
      </w:pPr>
      <w:ins w:id="100" w:author="Robert Kenney" w:date="2026-07-03T12:43:00Z" w16du:dateUtc="2026-07-03T16:43:00Z">
        <w:r>
          <w:rPr>
            <w:rFonts w:ascii="Courier New" w:hAnsi="Courier New" w:cs="Courier New"/>
          </w:rPr>
          <w:t>Ignore all of these.</w:t>
        </w:r>
      </w:ins>
    </w:p>
    <w:p w14:paraId="450876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0B4F7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9969E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15:31:07] H099500</w:t>
      </w:r>
    </w:p>
    <w:p w14:paraId="52530D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74429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 xml:space="preserve">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CEA22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D3EBC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AC4D2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BD9AE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391A15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38AFB6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80237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[2;3;4;5;8;9;10;11;12;13;14;15;16;17;18;19;20;21;22;23;24;25;26;27;28;29;30;31;32;33;34;35;36;37;38;39;40;41;42;43;44;45;46])</w:t>
      </w:r>
    </w:p>
    <w:p w14:paraId="182AE2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NUMBER=276 exceeds threshold 50 for SPECCODE=UNLW (source: TAXCODE 1 default). Verify count. (rows 2, EVENTNO=20)</w:t>
      </w:r>
    </w:p>
    <w:p w14:paraId="6F8B99C6" w14:textId="2BB65479" w:rsidR="00DD1406" w:rsidRDefault="00DD1406" w:rsidP="00C63700">
      <w:pPr>
        <w:pStyle w:val="PlainText"/>
        <w:rPr>
          <w:ins w:id="101" w:author="Robert Kenney" w:date="2026-07-03T12:53:00Z" w16du:dateUtc="2026-07-03T16:53:00Z"/>
          <w:rFonts w:ascii="Courier New" w:hAnsi="Courier New" w:cs="Courier New"/>
        </w:rPr>
      </w:pPr>
      <w:ins w:id="102" w:author="Robert Kenney" w:date="2026-07-03T12:53:00Z" w16du:dateUtc="2026-07-03T16:53:00Z">
        <w:r>
          <w:rPr>
            <w:rFonts w:ascii="Courier New" w:hAnsi="Courier New" w:cs="Courier New"/>
          </w:rPr>
          <w:t xml:space="preserve">What a </w:t>
        </w:r>
        <w:proofErr w:type="spellStart"/>
        <w:r>
          <w:rPr>
            <w:rFonts w:ascii="Courier New" w:hAnsi="Courier New" w:cs="Courier New"/>
          </w:rPr>
          <w:t>frickin</w:t>
        </w:r>
        <w:proofErr w:type="spellEnd"/>
        <w:r>
          <w:rPr>
            <w:rFonts w:ascii="Courier New" w:hAnsi="Courier New" w:cs="Courier New"/>
          </w:rPr>
          <w:t>’ mess!</w:t>
        </w:r>
      </w:ins>
      <w:ins w:id="103" w:author="Robert Kenney" w:date="2026-07-03T12:54:00Z" w16du:dateUtc="2026-07-03T16:54:00Z">
        <w:r>
          <w:rPr>
            <w:rFonts w:ascii="Courier New" w:hAnsi="Courier New" w:cs="Courier New"/>
          </w:rPr>
          <w:t xml:space="preserve"> H099500 is a file of 336 sightings collected by Steve Katona and his volunteers from the lighthouse on Mt. Desert Rock</w:t>
        </w:r>
        <w:r w:rsidR="00792A70">
          <w:rPr>
            <w:rFonts w:ascii="Courier New" w:hAnsi="Courier New" w:cs="Courier New"/>
          </w:rPr>
          <w:t xml:space="preserve"> (note they have PLATFORM=700, which is </w:t>
        </w:r>
      </w:ins>
      <w:ins w:id="104" w:author="Robert Kenney" w:date="2026-07-03T12:55:00Z" w16du:dateUtc="2026-07-03T16:55:00Z">
        <w:r w:rsidR="00792A70">
          <w:rPr>
            <w:rFonts w:ascii="Courier New" w:hAnsi="Courier New" w:cs="Courier New"/>
          </w:rPr>
          <w:t xml:space="preserve">“from shore.” It’s </w:t>
        </w:r>
        <w:proofErr w:type="gramStart"/>
        <w:r w:rsidR="00792A70">
          <w:rPr>
            <w:rFonts w:ascii="Courier New" w:hAnsi="Courier New" w:cs="Courier New"/>
          </w:rPr>
          <w:t xml:space="preserve">pretty </w:t>
        </w:r>
      </w:ins>
      <w:ins w:id="105" w:author="Robert Kenney" w:date="2026-07-06T13:02:00Z" w16du:dateUtc="2026-07-06T17:02:00Z">
        <w:r w:rsidR="00FE21C1">
          <w:rPr>
            <w:rFonts w:ascii="Courier New" w:hAnsi="Courier New" w:cs="Courier New"/>
          </w:rPr>
          <w:t>clear</w:t>
        </w:r>
        <w:proofErr w:type="gramEnd"/>
        <w:r w:rsidR="00FE21C1">
          <w:rPr>
            <w:rFonts w:ascii="Courier New" w:hAnsi="Courier New" w:cs="Courier New"/>
          </w:rPr>
          <w:t xml:space="preserve"> </w:t>
        </w:r>
      </w:ins>
      <w:ins w:id="106" w:author="Robert Kenney" w:date="2026-07-03T12:55:00Z" w16du:dateUtc="2026-07-03T16:55:00Z">
        <w:r w:rsidR="00792A70">
          <w:rPr>
            <w:rFonts w:ascii="Courier New" w:hAnsi="Courier New" w:cs="Courier New"/>
          </w:rPr>
          <w:t xml:space="preserve">from the blank values for DAY that they were just totaling up by the month. The big issue is that all </w:t>
        </w:r>
      </w:ins>
      <w:ins w:id="107" w:author="Robert Kenney" w:date="2026-07-03T12:56:00Z" w16du:dateUtc="2026-07-03T16:56:00Z">
        <w:r w:rsidR="00792A70">
          <w:rPr>
            <w:rFonts w:ascii="Courier New" w:hAnsi="Courier New" w:cs="Courier New"/>
          </w:rPr>
          <w:t xml:space="preserve">the events through 1976 have the wrong </w:t>
        </w:r>
      </w:ins>
      <w:proofErr w:type="spellStart"/>
      <w:ins w:id="108" w:author="Robert Kenney" w:date="2026-07-03T12:57:00Z" w16du:dateUtc="2026-07-03T16:57:00Z">
        <w:r w:rsidR="00792A70">
          <w:rPr>
            <w:rFonts w:ascii="Courier New" w:hAnsi="Courier New" w:cs="Courier New"/>
          </w:rPr>
          <w:t>lat</w:t>
        </w:r>
        <w:proofErr w:type="spellEnd"/>
        <w:r w:rsidR="00792A70">
          <w:rPr>
            <w:rFonts w:ascii="Courier New" w:hAnsi="Courier New" w:cs="Courier New"/>
          </w:rPr>
          <w:t xml:space="preserve">/long ... in the middle of the Gulf </w:t>
        </w:r>
      </w:ins>
      <w:ins w:id="109" w:author="Robert Kenney" w:date="2026-07-03T12:59:00Z" w16du:dateUtc="2026-07-03T16:59:00Z">
        <w:r w:rsidR="00792A70">
          <w:rPr>
            <w:rFonts w:ascii="Courier New" w:hAnsi="Courier New" w:cs="Courier New"/>
          </w:rPr>
          <w:t>almost 8</w:t>
        </w:r>
      </w:ins>
      <w:ins w:id="110" w:author="Robert Kenney" w:date="2026-07-03T13:01:00Z" w16du:dateUtc="2026-07-03T17:01:00Z">
        <w:r w:rsidR="00792A70">
          <w:rPr>
            <w:rFonts w:ascii="Courier New" w:hAnsi="Courier New" w:cs="Courier New"/>
          </w:rPr>
          <w:t>0</w:t>
        </w:r>
      </w:ins>
      <w:ins w:id="111" w:author="Robert Kenney" w:date="2026-07-03T13:00:00Z" w16du:dateUtc="2026-07-03T17:00:00Z">
        <w:r w:rsidR="00792A70">
          <w:rPr>
            <w:rFonts w:ascii="Courier New" w:hAnsi="Courier New" w:cs="Courier New"/>
          </w:rPr>
          <w:t xml:space="preserve"> km east of the Rock. </w:t>
        </w:r>
      </w:ins>
      <w:ins w:id="112" w:author="Robert Kenney" w:date="2026-07-03T13:02:00Z" w16du:dateUtc="2026-07-03T17:02:00Z">
        <w:r w:rsidR="00792A70" w:rsidRPr="008B5E32">
          <w:rPr>
            <w:rFonts w:ascii="Courier New" w:hAnsi="Courier New" w:cs="Courier New"/>
            <w:highlight w:val="cyan"/>
            <w:rPrChange w:id="113" w:author="Robert Kenney" w:date="2026-07-03T13:05:00Z" w16du:dateUtc="2026-07-03T17:05:00Z">
              <w:rPr>
                <w:rFonts w:ascii="Courier New" w:hAnsi="Courier New" w:cs="Courier New"/>
              </w:rPr>
            </w:rPrChange>
          </w:rPr>
          <w:t xml:space="preserve">The whole file should be at the same location (43.96667, –68.10000 per the data, more exactly </w:t>
        </w:r>
      </w:ins>
      <w:ins w:id="114" w:author="Robert Kenney" w:date="2026-07-03T13:03:00Z" w16du:dateUtc="2026-07-03T17:03:00Z">
        <w:r w:rsidR="00792A70" w:rsidRPr="008B5E32">
          <w:rPr>
            <w:rFonts w:ascii="Courier New" w:hAnsi="Courier New" w:cs="Courier New"/>
            <w:highlight w:val="cyan"/>
            <w:rPrChange w:id="115" w:author="Robert Kenney" w:date="2026-07-03T13:05:00Z" w16du:dateUtc="2026-07-03T17:05:00Z">
              <w:rPr>
                <w:rFonts w:ascii="Courier New" w:hAnsi="Courier New" w:cs="Courier New"/>
              </w:rPr>
            </w:rPrChange>
          </w:rPr>
          <w:t>43.9686</w:t>
        </w:r>
      </w:ins>
      <w:ins w:id="116" w:author="Robert Kenney" w:date="2026-07-06T13:18:00Z" w16du:dateUtc="2026-07-06T17:18:00Z">
        <w:r w:rsidR="000D10C9">
          <w:rPr>
            <w:rFonts w:ascii="Courier New" w:hAnsi="Courier New" w:cs="Courier New"/>
            <w:highlight w:val="cyan"/>
          </w:rPr>
          <w:t>1</w:t>
        </w:r>
      </w:ins>
      <w:ins w:id="117" w:author="Robert Kenney" w:date="2026-07-03T13:03:00Z" w16du:dateUtc="2026-07-03T17:03:00Z">
        <w:r w:rsidR="00792A70" w:rsidRPr="008B5E32">
          <w:rPr>
            <w:rFonts w:ascii="Courier New" w:hAnsi="Courier New" w:cs="Courier New"/>
            <w:highlight w:val="cyan"/>
            <w:rPrChange w:id="118" w:author="Robert Kenney" w:date="2026-07-03T13:05:00Z" w16du:dateUtc="2026-07-03T17:05:00Z">
              <w:rPr>
                <w:rFonts w:ascii="Courier New" w:hAnsi="Courier New" w:cs="Courier New"/>
              </w:rPr>
            </w:rPrChange>
          </w:rPr>
          <w:t>, –68.128</w:t>
        </w:r>
      </w:ins>
      <w:ins w:id="119" w:author="Robert Kenney" w:date="2026-07-06T13:18:00Z" w16du:dateUtc="2026-07-06T17:18:00Z">
        <w:r w:rsidR="000D10C9">
          <w:rPr>
            <w:rFonts w:ascii="Courier New" w:hAnsi="Courier New" w:cs="Courier New"/>
            <w:highlight w:val="cyan"/>
          </w:rPr>
          <w:t>34</w:t>
        </w:r>
      </w:ins>
      <w:ins w:id="120" w:author="Robert Kenney" w:date="2026-07-03T13:03:00Z" w16du:dateUtc="2026-07-03T17:03:00Z">
        <w:r w:rsidR="00792A70" w:rsidRPr="008B5E32">
          <w:rPr>
            <w:rFonts w:ascii="Courier New" w:hAnsi="Courier New" w:cs="Courier New"/>
            <w:highlight w:val="cyan"/>
            <w:rPrChange w:id="121" w:author="Robert Kenney" w:date="2026-07-03T13:05:00Z" w16du:dateUtc="2026-07-03T17:05:00Z">
              <w:rPr>
                <w:rFonts w:ascii="Courier New" w:hAnsi="Courier New" w:cs="Courier New"/>
              </w:rPr>
            </w:rPrChange>
          </w:rPr>
          <w:t xml:space="preserve"> per </w:t>
        </w:r>
      </w:ins>
      <w:ins w:id="122" w:author="Robert Kenney" w:date="2026-07-06T13:18:00Z" w16du:dateUtc="2026-07-06T17:18:00Z">
        <w:r w:rsidR="000D10C9">
          <w:rPr>
            <w:rFonts w:ascii="Courier New" w:hAnsi="Courier New" w:cs="Courier New"/>
            <w:highlight w:val="cyan"/>
          </w:rPr>
          <w:t>a websit</w:t>
        </w:r>
      </w:ins>
      <w:ins w:id="123" w:author="Robert Kenney" w:date="2026-07-06T13:19:00Z" w16du:dateUtc="2026-07-06T17:19:00Z">
        <w:r w:rsidR="000D10C9">
          <w:rPr>
            <w:rFonts w:ascii="Courier New" w:hAnsi="Courier New" w:cs="Courier New"/>
            <w:highlight w:val="cyan"/>
          </w:rPr>
          <w:t>e</w:t>
        </w:r>
      </w:ins>
      <w:ins w:id="124" w:author="Robert Kenney" w:date="2026-07-06T13:18:00Z" w16du:dateUtc="2026-07-06T17:18:00Z">
        <w:r w:rsidR="000D10C9">
          <w:rPr>
            <w:rFonts w:ascii="Courier New" w:hAnsi="Courier New" w:cs="Courier New"/>
            <w:highlight w:val="cyan"/>
          </w:rPr>
          <w:t xml:space="preserve"> from some lighthouse NGO</w:t>
        </w:r>
      </w:ins>
      <w:ins w:id="125" w:author="Robert Kenney" w:date="2026-07-03T13:03:00Z" w16du:dateUtc="2026-07-03T17:03:00Z">
        <w:r w:rsidR="00792A70" w:rsidRPr="008B5E32">
          <w:rPr>
            <w:rFonts w:ascii="Courier New" w:hAnsi="Courier New" w:cs="Courier New"/>
            <w:highlight w:val="cyan"/>
            <w:rPrChange w:id="126" w:author="Robert Kenney" w:date="2026-07-03T13:05:00Z" w16du:dateUtc="2026-07-03T17:05:00Z">
              <w:rPr>
                <w:rFonts w:ascii="Courier New" w:hAnsi="Courier New" w:cs="Courier New"/>
              </w:rPr>
            </w:rPrChange>
          </w:rPr>
          <w:t>)</w:t>
        </w:r>
        <w:r w:rsidR="00792A70">
          <w:rPr>
            <w:rFonts w:ascii="Courier New" w:hAnsi="Courier New" w:cs="Courier New"/>
          </w:rPr>
          <w:t>.</w:t>
        </w:r>
      </w:ins>
      <w:ins w:id="127" w:author="Robert Kenney" w:date="2026-07-03T13:05:00Z" w16du:dateUtc="2026-07-03T17:05:00Z">
        <w:r w:rsidR="008B5E32">
          <w:rPr>
            <w:rFonts w:ascii="Courier New" w:hAnsi="Courier New" w:cs="Courier New"/>
          </w:rPr>
          <w:t xml:space="preserve"> But you </w:t>
        </w:r>
      </w:ins>
      <w:ins w:id="128" w:author="Robert Kenney" w:date="2026-07-03T13:06:00Z" w16du:dateUtc="2026-07-03T17:06:00Z">
        <w:r w:rsidR="008B5E32">
          <w:rPr>
            <w:rFonts w:ascii="Courier New" w:hAnsi="Courier New" w:cs="Courier New"/>
          </w:rPr>
          <w:t xml:space="preserve">sort of </w:t>
        </w:r>
        <w:proofErr w:type="gramStart"/>
        <w:r w:rsidR="008B5E32">
          <w:rPr>
            <w:rFonts w:ascii="Courier New" w:hAnsi="Courier New" w:cs="Courier New"/>
          </w:rPr>
          <w:t>have to</w:t>
        </w:r>
        <w:proofErr w:type="gramEnd"/>
        <w:r w:rsidR="008B5E32">
          <w:rPr>
            <w:rFonts w:ascii="Courier New" w:hAnsi="Courier New" w:cs="Courier New"/>
          </w:rPr>
          <w:t xml:space="preserve"> trust the QC by Katona and again by CETAP that they counted a load of </w:t>
        </w:r>
        <w:proofErr w:type="spellStart"/>
        <w:r w:rsidR="008B5E32">
          <w:rPr>
            <w:rFonts w:ascii="Courier New" w:hAnsi="Courier New" w:cs="Courier New"/>
          </w:rPr>
          <w:t>Unid</w:t>
        </w:r>
        <w:proofErr w:type="spellEnd"/>
        <w:r w:rsidR="008B5E32">
          <w:rPr>
            <w:rFonts w:ascii="Courier New" w:hAnsi="Courier New" w:cs="Courier New"/>
          </w:rPr>
          <w:t xml:space="preserve"> whales that month.</w:t>
        </w:r>
      </w:ins>
    </w:p>
    <w:p w14:paraId="40316061" w14:textId="2A934A06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14B4E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0FCD5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15:31:07] H175273</w:t>
      </w:r>
    </w:p>
    <w:p w14:paraId="7E865F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40EE8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14 warnings (0 acknowledged, 14 new)</w:t>
      </w:r>
    </w:p>
    <w:p w14:paraId="4AFDFD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CF092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4421E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7A8B8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EA971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14</w:t>
      </w:r>
    </w:p>
    <w:p w14:paraId="656CD2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AD504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-92.4167 outside typical survey area [-85.0, -40.0] (rows 1, EVENTNO=80)</w:t>
      </w:r>
    </w:p>
    <w:p w14:paraId="791E11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-92.4167 outside typical survey area [-85.0, -40.0] (rows 2, EVENTNO=90)</w:t>
      </w:r>
    </w:p>
    <w:p w14:paraId="119678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-92.4167 outside typical survey area [-85.0, -40.0] (rows 3, EVENTNO=100)</w:t>
      </w:r>
    </w:p>
    <w:p w14:paraId="548921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-92.4167 outside typical survey area [-85.0, -40.0] (rows 4, EVENTNO=120)</w:t>
      </w:r>
    </w:p>
    <w:p w14:paraId="2BDDF3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-92.4167 outside typical survey area [-85.0, -40.0] (rows 5, EVENTNO=140)</w:t>
      </w:r>
    </w:p>
    <w:p w14:paraId="7CD5D5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 outside typical survey area [-85.0, -40.0] (rows 6, EVENTNO=160)</w:t>
      </w:r>
    </w:p>
    <w:p w14:paraId="327E72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 outside typical survey area [-85.0, -40.0] (rows 7, EVENTNO=170)</w:t>
      </w:r>
    </w:p>
    <w:p w14:paraId="37EFBF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-92.3667 outside typical survey area [-85.0, -40.0] (rows 8, EVENTNO=220)</w:t>
      </w:r>
    </w:p>
    <w:p w14:paraId="039676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-92.3667 outside typical survey area [-85.0, -40.0] (rows 9, EVENTNO=230)</w:t>
      </w:r>
    </w:p>
    <w:p w14:paraId="3E4060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-92.3833 outside typical survey area [-85.0, -40.0] (rows 10, EVENTNO=240)</w:t>
      </w:r>
    </w:p>
    <w:p w14:paraId="46B5C7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-92.3833 outside typical survey area [-85.0, -40.0] (rows 11, EVENTNO=250)</w:t>
      </w:r>
    </w:p>
    <w:p w14:paraId="46A52C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-94.5333 outside typical survey area [-85.0, -40.0] (rows 12, EVENTNO=300)</w:t>
      </w:r>
    </w:p>
    <w:p w14:paraId="49B0EE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-96.8833 outside typical survey area [-85.0, -40.0] (rows 13, EVENTNO=390)</w:t>
      </w:r>
    </w:p>
    <w:p w14:paraId="23CAC5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-96.9667 outside typical survey area [-85.0, -40.0] (rows 14, EVENTNO=410)</w:t>
      </w:r>
    </w:p>
    <w:p w14:paraId="7296E8D3" w14:textId="77777777" w:rsidR="00B10C0D" w:rsidRDefault="00B10C0D" w:rsidP="00B10C0D">
      <w:pPr>
        <w:pStyle w:val="PlainText"/>
        <w:rPr>
          <w:ins w:id="129" w:author="Robert Kenney" w:date="2026-07-03T13:17:00Z" w16du:dateUtc="2026-07-03T17:17:00Z"/>
          <w:rFonts w:ascii="Courier New" w:hAnsi="Courier New" w:cs="Courier New"/>
        </w:rPr>
      </w:pPr>
      <w:ins w:id="130" w:author="Robert Kenney" w:date="2026-07-03T13:17:00Z" w16du:dateUtc="2026-07-03T17:17:00Z">
        <w:r>
          <w:rPr>
            <w:rFonts w:ascii="Courier New" w:hAnsi="Courier New" w:cs="Courier New"/>
          </w:rPr>
          <w:t>Ignore all of these.</w:t>
        </w:r>
      </w:ins>
    </w:p>
    <w:p w14:paraId="3503C8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D40E5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DB217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15:31:07] H175281</w:t>
      </w:r>
    </w:p>
    <w:p w14:paraId="644DB0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36D76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95AD0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BF89F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C0468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02AB9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22758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3A761F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09DF5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19.5333 outside typical survey area [20.0, 55.0] (rows 1, EVENTNO=390)</w:t>
      </w:r>
    </w:p>
    <w:p w14:paraId="6D595B54" w14:textId="77777777" w:rsidR="00B10C0D" w:rsidRDefault="00B10C0D" w:rsidP="00B10C0D">
      <w:pPr>
        <w:pStyle w:val="PlainText"/>
        <w:rPr>
          <w:ins w:id="131" w:author="Robert Kenney" w:date="2026-07-03T13:18:00Z" w16du:dateUtc="2026-07-03T17:18:00Z"/>
          <w:rFonts w:ascii="Courier New" w:hAnsi="Courier New" w:cs="Courier New"/>
        </w:rPr>
      </w:pPr>
      <w:ins w:id="132" w:author="Robert Kenney" w:date="2026-07-03T13:18:00Z" w16du:dateUtc="2026-07-03T17:18:00Z">
        <w:r>
          <w:rPr>
            <w:rFonts w:ascii="Courier New" w:hAnsi="Courier New" w:cs="Courier New"/>
          </w:rPr>
          <w:t>Ignore all of these.</w:t>
        </w:r>
      </w:ins>
    </w:p>
    <w:p w14:paraId="26DB9C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21E02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4626D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15:31:07] H175316</w:t>
      </w:r>
    </w:p>
    <w:p w14:paraId="2F1749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Type: Validation error</w:t>
      </w:r>
    </w:p>
    <w:p w14:paraId="2B72C0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C5866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66503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C3B92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47CDF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559BEC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59D42D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BF1A4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-88.4167 outside typical survey area [-85.0, -40.0] (rows 1, EVENTNO=40)</w:t>
      </w:r>
    </w:p>
    <w:p w14:paraId="6E0DD661" w14:textId="77777777" w:rsidR="00B10C0D" w:rsidRDefault="00B10C0D" w:rsidP="00B10C0D">
      <w:pPr>
        <w:pStyle w:val="PlainText"/>
        <w:rPr>
          <w:ins w:id="133" w:author="Robert Kenney" w:date="2026-07-03T13:18:00Z" w16du:dateUtc="2026-07-03T17:18:00Z"/>
          <w:rFonts w:ascii="Courier New" w:hAnsi="Courier New" w:cs="Courier New"/>
        </w:rPr>
      </w:pPr>
      <w:ins w:id="134" w:author="Robert Kenney" w:date="2026-07-03T13:18:00Z" w16du:dateUtc="2026-07-03T17:18:00Z">
        <w:r>
          <w:rPr>
            <w:rFonts w:ascii="Courier New" w:hAnsi="Courier New" w:cs="Courier New"/>
          </w:rPr>
          <w:t>Ignore all of these.</w:t>
        </w:r>
      </w:ins>
    </w:p>
    <w:p w14:paraId="403141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CA028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73926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15:31:08] H175349</w:t>
      </w:r>
    </w:p>
    <w:p w14:paraId="168863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950EC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0088AF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6B395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26DBE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74273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5B5814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5D2689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A7509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-88.5667 outside typical survey area [-85.0, -40.0] (rows 1, EVENTNO=30)</w:t>
      </w:r>
    </w:p>
    <w:p w14:paraId="50B1664C" w14:textId="77777777" w:rsidR="00B10C0D" w:rsidRDefault="00B10C0D" w:rsidP="00B10C0D">
      <w:pPr>
        <w:pStyle w:val="PlainText"/>
        <w:rPr>
          <w:ins w:id="135" w:author="Robert Kenney" w:date="2026-07-03T13:18:00Z" w16du:dateUtc="2026-07-03T17:18:00Z"/>
          <w:rFonts w:ascii="Courier New" w:hAnsi="Courier New" w:cs="Courier New"/>
        </w:rPr>
      </w:pPr>
      <w:ins w:id="136" w:author="Robert Kenney" w:date="2026-07-03T13:18:00Z" w16du:dateUtc="2026-07-03T17:18:00Z">
        <w:r>
          <w:rPr>
            <w:rFonts w:ascii="Courier New" w:hAnsi="Courier New" w:cs="Courier New"/>
          </w:rPr>
          <w:t>Ignore all of these.</w:t>
        </w:r>
      </w:ins>
    </w:p>
    <w:p w14:paraId="670AA5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E7E3E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C2A25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15:31:08] H176005</w:t>
      </w:r>
    </w:p>
    <w:p w14:paraId="27ECE1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58F56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7 warnings (0 acknowledged, 7 new)</w:t>
      </w:r>
    </w:p>
    <w:p w14:paraId="26FB12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90CA0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4888F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5F9FF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2D19B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7</w:t>
      </w:r>
    </w:p>
    <w:p w14:paraId="5E43DA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C27BB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19.2167 outside typical survey area [20.0, 55.0] (rows 4, EVENTNO=350)</w:t>
      </w:r>
    </w:p>
    <w:p w14:paraId="4B404D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-89.65 outside typical survey area [-85.0, -40.0] (rows 1, EVENTNO=60)</w:t>
      </w:r>
    </w:p>
    <w:p w14:paraId="7CF658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2, EVENTNO=150)</w:t>
      </w:r>
    </w:p>
    <w:p w14:paraId="11B26B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-92.6167 outside typical survey area [-85.0, -40.0] (rows 3, EVENTNO=160)</w:t>
      </w:r>
    </w:p>
    <w:p w14:paraId="04CE5B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-93.8333 outside typical survey area [-85.0, -40.0] (rows 4, EVENTNO=350)</w:t>
      </w:r>
    </w:p>
    <w:p w14:paraId="7B8F9F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-90.0167 outside typical survey area [-85.0, -40.0] (rows 5, EVENTNO=500)</w:t>
      </w:r>
    </w:p>
    <w:p w14:paraId="4FE62D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-89.4167 outside typical survey area [-85.0, -40.0] (rows 6, EVENTNO=530)</w:t>
      </w:r>
    </w:p>
    <w:p w14:paraId="57D6129A" w14:textId="77777777" w:rsidR="00B10C0D" w:rsidRDefault="00B10C0D" w:rsidP="00B10C0D">
      <w:pPr>
        <w:pStyle w:val="PlainText"/>
        <w:rPr>
          <w:ins w:id="137" w:author="Robert Kenney" w:date="2026-07-03T13:18:00Z" w16du:dateUtc="2026-07-03T17:18:00Z"/>
          <w:rFonts w:ascii="Courier New" w:hAnsi="Courier New" w:cs="Courier New"/>
        </w:rPr>
      </w:pPr>
      <w:ins w:id="138" w:author="Robert Kenney" w:date="2026-07-03T13:18:00Z" w16du:dateUtc="2026-07-03T17:18:00Z">
        <w:r>
          <w:rPr>
            <w:rFonts w:ascii="Courier New" w:hAnsi="Courier New" w:cs="Courier New"/>
          </w:rPr>
          <w:t>Ignore all of these.</w:t>
        </w:r>
      </w:ins>
    </w:p>
    <w:p w14:paraId="4C796A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8EBD8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AEC0B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15:31:08] H176019</w:t>
      </w:r>
    </w:p>
    <w:p w14:paraId="0C9440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E7392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22CB11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37D98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449E0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1243C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63740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70A264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0E47C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-88.0333 outside typical survey area [-85.0, -40.0] (rows 1, EVENTNO=80)</w:t>
      </w:r>
    </w:p>
    <w:p w14:paraId="0A28EFD5" w14:textId="77777777" w:rsidR="00B10C0D" w:rsidRDefault="00B10C0D" w:rsidP="00B10C0D">
      <w:pPr>
        <w:pStyle w:val="PlainText"/>
        <w:rPr>
          <w:ins w:id="139" w:author="Robert Kenney" w:date="2026-07-03T13:18:00Z" w16du:dateUtc="2026-07-03T17:18:00Z"/>
          <w:rFonts w:ascii="Courier New" w:hAnsi="Courier New" w:cs="Courier New"/>
        </w:rPr>
      </w:pPr>
      <w:ins w:id="140" w:author="Robert Kenney" w:date="2026-07-03T13:18:00Z" w16du:dateUtc="2026-07-03T17:18:00Z">
        <w:r>
          <w:rPr>
            <w:rFonts w:ascii="Courier New" w:hAnsi="Courier New" w:cs="Courier New"/>
          </w:rPr>
          <w:t>Ignore all of these.</w:t>
        </w:r>
      </w:ins>
    </w:p>
    <w:p w14:paraId="788DA1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C6745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0D04C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15:31:09] H176027</w:t>
      </w:r>
    </w:p>
    <w:p w14:paraId="621F28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0718E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7F6331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B7114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C2EBB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7D9C3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483982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616107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269C3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-88.95 outside typical survey area [-85.0, -40.0] (rows 1, EVENTNO=70)</w:t>
      </w:r>
    </w:p>
    <w:p w14:paraId="0E75EF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-88.4667 outside typical survey area [-85.0, -40.0] (rows 2, EVENTNO=200)</w:t>
      </w:r>
    </w:p>
    <w:p w14:paraId="22EB7539" w14:textId="77777777" w:rsidR="00B10C0D" w:rsidRDefault="00B10C0D" w:rsidP="00B10C0D">
      <w:pPr>
        <w:pStyle w:val="PlainText"/>
        <w:rPr>
          <w:ins w:id="141" w:author="Robert Kenney" w:date="2026-07-03T13:18:00Z" w16du:dateUtc="2026-07-03T17:18:00Z"/>
          <w:rFonts w:ascii="Courier New" w:hAnsi="Courier New" w:cs="Courier New"/>
        </w:rPr>
      </w:pPr>
      <w:ins w:id="142" w:author="Robert Kenney" w:date="2026-07-03T13:18:00Z" w16du:dateUtc="2026-07-03T17:18:00Z">
        <w:r>
          <w:rPr>
            <w:rFonts w:ascii="Courier New" w:hAnsi="Courier New" w:cs="Courier New"/>
          </w:rPr>
          <w:t>Ignore all of these.</w:t>
        </w:r>
      </w:ins>
    </w:p>
    <w:p w14:paraId="5D7231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0D696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34805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15:31:09] H176200</w:t>
      </w:r>
    </w:p>
    <w:p w14:paraId="3D1684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3EC8A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3 warnings (0 acknowledged, 3 new)</w:t>
      </w:r>
    </w:p>
    <w:p w14:paraId="447937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9549E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E3F0D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3F389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1014B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3</w:t>
      </w:r>
    </w:p>
    <w:p w14:paraId="29BB89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A86BA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61.3333 outside typical survey area [20.0, 55.0] (rows 24, EVENTNO=240)</w:t>
      </w:r>
    </w:p>
    <w:p w14:paraId="3DBEFD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56.1667 outside typical survey area [20.0, 55.0] (rows 40, EVENTNO=400)</w:t>
      </w:r>
    </w:p>
    <w:p w14:paraId="63041B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-38.5 outside typical survey area [-85.0, -40.0] (rows 22, EVENTNO=220)</w:t>
      </w:r>
    </w:p>
    <w:p w14:paraId="45069B45" w14:textId="77777777" w:rsidR="00B10C0D" w:rsidRDefault="00B10C0D" w:rsidP="00B10C0D">
      <w:pPr>
        <w:pStyle w:val="PlainText"/>
        <w:rPr>
          <w:ins w:id="143" w:author="Robert Kenney" w:date="2026-07-03T13:18:00Z" w16du:dateUtc="2026-07-03T17:18:00Z"/>
          <w:rFonts w:ascii="Courier New" w:hAnsi="Courier New" w:cs="Courier New"/>
        </w:rPr>
      </w:pPr>
      <w:ins w:id="144" w:author="Robert Kenney" w:date="2026-07-03T13:18:00Z" w16du:dateUtc="2026-07-03T17:18:00Z">
        <w:r>
          <w:rPr>
            <w:rFonts w:ascii="Courier New" w:hAnsi="Courier New" w:cs="Courier New"/>
          </w:rPr>
          <w:t>Ignore all of these.</w:t>
        </w:r>
      </w:ins>
    </w:p>
    <w:p w14:paraId="2F9186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CDCCB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D8AB5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15:31:09] H178259</w:t>
      </w:r>
    </w:p>
    <w:p w14:paraId="0D555A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E7956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6 warnings (0 acknowledged, 6 new)</w:t>
      </w:r>
    </w:p>
    <w:p w14:paraId="2FE6A1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DDA7C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1F1E4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7E2F4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8DBC0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6</w:t>
      </w:r>
    </w:p>
    <w:p w14:paraId="417134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EE930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63.9833 outside typical survey area [20.0, 55.0] (rows 1, EVENTNO=20)</w:t>
      </w:r>
    </w:p>
    <w:p w14:paraId="42FD25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63.7 outside typical survey area [20.0, 55.0] (rows 2, EVENTNO=30)</w:t>
      </w:r>
    </w:p>
    <w:p w14:paraId="04872D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56.2167 outside typical survey area [20.0, 55.0] (rows 3, EVENTNO=80)</w:t>
      </w:r>
    </w:p>
    <w:p w14:paraId="50F7A2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-24.65 outside typical survey area [-85.0, -40.0] (rows 1, EVENTNO=20)</w:t>
      </w:r>
    </w:p>
    <w:p w14:paraId="47277D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-25.25 outside typical survey area [-85.0, -40.0] (rows 2, EVENTNO=30)</w:t>
      </w:r>
    </w:p>
    <w:p w14:paraId="5109E8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-33 outside typical survey area [-85.0, -40.0] (rows 3, EVENTNO=80)</w:t>
      </w:r>
    </w:p>
    <w:p w14:paraId="3780ABBF" w14:textId="77777777" w:rsidR="00B10C0D" w:rsidRDefault="00B10C0D" w:rsidP="00B10C0D">
      <w:pPr>
        <w:pStyle w:val="PlainText"/>
        <w:rPr>
          <w:ins w:id="145" w:author="Robert Kenney" w:date="2026-07-03T13:18:00Z" w16du:dateUtc="2026-07-03T17:18:00Z"/>
          <w:rFonts w:ascii="Courier New" w:hAnsi="Courier New" w:cs="Courier New"/>
        </w:rPr>
      </w:pPr>
      <w:ins w:id="146" w:author="Robert Kenney" w:date="2026-07-03T13:18:00Z" w16du:dateUtc="2026-07-03T17:18:00Z">
        <w:r>
          <w:rPr>
            <w:rFonts w:ascii="Courier New" w:hAnsi="Courier New" w:cs="Courier New"/>
          </w:rPr>
          <w:t>Ignore all of these.</w:t>
        </w:r>
      </w:ins>
    </w:p>
    <w:p w14:paraId="0417AD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B74BB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841E9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15:31:10] H196001</w:t>
      </w:r>
    </w:p>
    <w:p w14:paraId="43B49C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2E1A1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24F86D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990F6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94F4E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288FE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0C96CB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1011CC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5E5CE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1)</w:t>
      </w:r>
    </w:p>
    <w:p w14:paraId="2C258E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7E88C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F72A1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15:31:10] H196002</w:t>
      </w:r>
    </w:p>
    <w:p w14:paraId="1BB184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43AB8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5BCA01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F9581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59A66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F6325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39A4F0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79E2F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A9072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[1;5;6;9;12;14;15;17;18;19])</w:t>
      </w:r>
    </w:p>
    <w:p w14:paraId="728C2D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6B627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50E84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15:31:10] J163182</w:t>
      </w:r>
    </w:p>
    <w:p w14:paraId="68EBA5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346AD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 xml:space="preserve">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398B68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43371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49149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4ABE4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Errors: 1</w:t>
      </w:r>
    </w:p>
    <w:p w14:paraId="1162CF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16C0D2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E528B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[1;2;3;4;5;6;7;8;9;10;11;12;13;14;15;16;17;18;19;20;21;22;23;24;25;26;27;28;29;30;31;32;33;34;35;36;37;38;39;40;41;42;43;44;45;46;47;48;49;50;51;52;53;54;55;56;57;58;59;60;61;62;63;64;65;66;67;68;69;70;71;72;73;74;75;76;77;78;79;80;81;82;83;84;85;86;87;88;89;90;91;92;93;94;95;96;97;98;99;100;101;102;103;104;105;106;107;108;109;110;111;112;113;114;115;116;117;118;119;120;121;122;123;124;125;126;127;128;129;130;131;132;133;134;135;136;137;138;139;140;141;142;143;144;145;146;147;148;149;150;151;152;153;154;155;156;157;158;159;160;161;162;163;164;165;166;167;168;169;170;171;172;173;174;175;176;177;178;179;180;181;182;183;184;185;186;187;188;189;190;191;192;193;194;195;196;197;198;199;200;201;202;203;204;205;206;207;208;209;210;211;212;213;214;215;216;217;218;219;220;221;222;223;224;225;226;227;228;229;230;231;232;233;234;235;236;237;238;239;240;241;242;243;244;245;246;247;248;249;250;251;252;253;254;255;256;257;258;259;260;261;262;263;264;265;266;267;268;269;270;271;272;273;274;275;276;277;278;279;280;281;282;283;284;285;286;287;288;289;290;291;292;293;294;295;296;297;298;299;300;301;302;303;304;305;306;307;308;309;310;311;312;313;314;315;316;317;318;319;320;321;322;323;324;325;326;327;328;329;330;331;332;333;334;335;336;337;338;339;340;341;342;343;344;345;346;347;348;349;350;351;352;353;354;355;356;357;358;359;360;361;362;363;364;365;366;367;368;369;370;371;372;373;374;375;376;377;378;379;380;381;382;383;384;385;386;387;388;389;390;391;392;393;394;395;396;397;398;399;400;401;402;403;404;405;406;407;408;409;410;411;412;413;414;415;416;417;418;419;420;421;422;423;424;425;426;427;428;429;430;431;432;433;434;435;436;437;438;439;440;441;442;443;444;445;446;447;448;449;450;451;452;453;454;455;456;457;458;459;460;461;462;463;464;465;466;467;468;469;470;471;472;473;474;475;476;477;478;479;480;481;482;483;484;485;486;487;488;489;490;491;492;493;494;495;496;497;498;499;500;501;502;503;504;505;506;507;508;509;510;511;512;513;514;515;516;517;518;519;520;521;522;523;524;525;526;527;528;529;530;531;532;533;534;535;536;537;538;539;540;541;542;543;544;545;546;547;548;549;550;551;552;553;554;555;556;557;558;559;560;561;562;563;564;565;566;567;568;569;570;571;572;573;574;575;576;577;578;579;580;581;582;583;584;585;586;587;588;589;590;591;592;593;594;595;596;597;598;599;600;601;602;603;604;605;606;607;608;609;610;611;612;613;614;615;616;617;618;619;620;621;622;623;624;625;626;627;628;629;630;631;632;633;634;635;636;637;638;639;640;641;642;643;644;645;646;647;648;649;650;651;652;653;654;655;656;657;658;659;660;661;662;663;664;665;666;667;668;669;670;671;672;673;674;675;676;677;678;679;680;681;682;683;684;685;686;687;688;689;690;691;692;693;694;695;696;697;698;699;700;701;702;703;704;705;706;707;708;709;710;711;712;713;714;715;716;717;718;719;720;721;722;723;724;725;726;727;728;729;730;731;732;733;734;735;736;737;738;739;740;741;742;743;744;745;746;747;748;749;750;751;752;753;754;755;756;757;758;759;760;761;762;763;764;765;766;767;768;769;770;771;772;773;774;775;776;777;778;779;780;781;782;783;784;785;786;787;788;789;790;791;792;793;794;795;796;797;798;799;800;801;802;803;804;805;806;807;808;809;810;811;812;813;814;815;816;817;818;819;820;821;822;823;824;825;826;827;828;829;830;831;832;833;834;835;836;837;838;839;840;841;842;843;844;845;846;847;848])</w:t>
      </w:r>
    </w:p>
    <w:p w14:paraId="3FC93D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NUMBER: NUMBER=25 exceeds threshold 20 for SPECCODE=LOTU (source: TAXCODE 5 default). Verify count. (rows 456, EVENTNO=4560)</w:t>
      </w:r>
    </w:p>
    <w:p w14:paraId="059EFA1B" w14:textId="77777777" w:rsidR="00B10C0D" w:rsidRDefault="00B10C0D" w:rsidP="00C63700">
      <w:pPr>
        <w:pStyle w:val="PlainText"/>
        <w:rPr>
          <w:ins w:id="147" w:author="Robert Kenney" w:date="2026-07-03T13:20:00Z" w16du:dateUtc="2026-07-03T17:20:00Z"/>
          <w:rFonts w:ascii="Courier New" w:hAnsi="Courier New" w:cs="Courier New"/>
        </w:rPr>
      </w:pPr>
      <w:ins w:id="148" w:author="Robert Kenney" w:date="2026-07-03T13:19:00Z" w16du:dateUtc="2026-07-03T17:19:00Z">
        <w:r>
          <w:rPr>
            <w:rFonts w:ascii="Courier New" w:hAnsi="Courier New" w:cs="Courier New"/>
          </w:rPr>
          <w:t>J______ files are historical files</w:t>
        </w:r>
      </w:ins>
      <w:ins w:id="149" w:author="Robert Kenney" w:date="2026-07-03T13:20:00Z" w16du:dateUtc="2026-07-03T17:20:00Z">
        <w:r>
          <w:rPr>
            <w:rFonts w:ascii="Courier New" w:hAnsi="Courier New" w:cs="Courier New"/>
          </w:rPr>
          <w:t xml:space="preserve"> from Shoop’s team (Turtle Watch Group) at the start of CETAP</w:t>
        </w:r>
      </w:ins>
    </w:p>
    <w:p w14:paraId="264029CE" w14:textId="1580B4A6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6907D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03DDE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15:31:11] O100503</w:t>
      </w:r>
    </w:p>
    <w:p w14:paraId="10831A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0ADF2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29 warnings (0 acknowledged, 29 new)</w:t>
      </w:r>
    </w:p>
    <w:p w14:paraId="7C3786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93340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E3F1D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65353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15C301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29</w:t>
      </w:r>
    </w:p>
    <w:p w14:paraId="751667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78B9D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MONTH: Required field MONTH cannot be NULL or empty (rows [21;27;221;222;305;379;467;526;556;628;629;633;634;652;846])</w:t>
      </w:r>
    </w:p>
    <w:p w14:paraId="422A6D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[7;9;10;21;27;28;31;218;219;221;222;224;227;228;259;274;305;313;379;440;441;445;464;465;466;467;477;526;529;532;556;557;572;578;579;626;627;628;629;633;634;636;650;652;653;657;662;674;742;811;829;830;846])</w:t>
      </w:r>
    </w:p>
    <w:p w14:paraId="70AB02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17, EVENTNO=22)</w:t>
      </w:r>
    </w:p>
    <w:p w14:paraId="6B8920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22, EVENTNO=37)</w:t>
      </w:r>
    </w:p>
    <w:p w14:paraId="06BC7F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23, EVENTNO=42)</w:t>
      </w:r>
    </w:p>
    <w:p w14:paraId="0884F2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25, EVENTNO=48)</w:t>
      </w:r>
    </w:p>
    <w:p w14:paraId="6F6484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27, EVENTNO=55)</w:t>
      </w:r>
    </w:p>
    <w:p w14:paraId="7E33B3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28, EVENTNO=56)</w:t>
      </w:r>
    </w:p>
    <w:p w14:paraId="206B74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31, EVENTNO=60)</w:t>
      </w:r>
    </w:p>
    <w:p w14:paraId="5563C3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211, EVENTNO=307)</w:t>
      </w:r>
    </w:p>
    <w:p w14:paraId="6F4E1E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218, EVENTNO=317)</w:t>
      </w:r>
    </w:p>
    <w:p w14:paraId="22FE44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220, EVENTNO=319)</w:t>
      </w:r>
    </w:p>
    <w:p w14:paraId="0F98B3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224, EVENTNO=325)</w:t>
      </w:r>
    </w:p>
    <w:p w14:paraId="7038C2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275, EVENTNO=395)</w:t>
      </w:r>
    </w:p>
    <w:p w14:paraId="4C7F49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307, EVENTNO=444)</w:t>
      </w:r>
    </w:p>
    <w:p w14:paraId="4A3133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308, EVENTNO=445)</w:t>
      </w:r>
    </w:p>
    <w:p w14:paraId="5CA362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312, EVENTNO=451)</w:t>
      </w:r>
    </w:p>
    <w:p w14:paraId="02FCEA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314, EVENTNO=455)</w:t>
      </w:r>
    </w:p>
    <w:p w14:paraId="3BC57A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441, EVENTNO=671)</w:t>
      </w:r>
    </w:p>
    <w:p w14:paraId="22088C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442, EVENTNO=672)</w:t>
      </w:r>
    </w:p>
    <w:p w14:paraId="3CF62A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NUMBER: NUMBER is zero for sighting record (rows 445, EVENTNO=676)</w:t>
      </w:r>
    </w:p>
    <w:p w14:paraId="4AC7A6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468, EVENTNO=707)</w:t>
      </w:r>
    </w:p>
    <w:p w14:paraId="684632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570, EVENTNO=839)</w:t>
      </w:r>
    </w:p>
    <w:p w14:paraId="67FEB9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571, EVENTNO=840)</w:t>
      </w:r>
    </w:p>
    <w:p w14:paraId="320CA6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650, EVENTNO=1001)</w:t>
      </w:r>
    </w:p>
    <w:p w14:paraId="2A6799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651, EVENTNO=1002)</w:t>
      </w:r>
    </w:p>
    <w:p w14:paraId="6378C8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652, EVENTNO=1008)</w:t>
      </w:r>
    </w:p>
    <w:p w14:paraId="2BC1D9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653, EVENTNO=1010)</w:t>
      </w:r>
    </w:p>
    <w:p w14:paraId="46AF0D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663, EVENTNO=1026)</w:t>
      </w:r>
    </w:p>
    <w:p w14:paraId="44A79C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743, EVENTNO=1136)</w:t>
      </w:r>
    </w:p>
    <w:p w14:paraId="6D2464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 is zero for sighting record (rows 829, EVENTNO=1237)</w:t>
      </w:r>
    </w:p>
    <w:p w14:paraId="268512A9" w14:textId="45FC8D2E" w:rsidR="00B10C0D" w:rsidRDefault="00B10C0D" w:rsidP="00C63700">
      <w:pPr>
        <w:pStyle w:val="PlainText"/>
        <w:rPr>
          <w:ins w:id="150" w:author="Robert Kenney" w:date="2026-07-03T13:27:00Z" w16du:dateUtc="2026-07-03T17:27:00Z"/>
          <w:rFonts w:ascii="Courier New" w:hAnsi="Courier New" w:cs="Courier New"/>
        </w:rPr>
      </w:pPr>
      <w:ins w:id="151" w:author="Robert Kenney" w:date="2026-07-03T13:24:00Z" w16du:dateUtc="2026-07-03T17:24:00Z">
        <w:r>
          <w:rPr>
            <w:rFonts w:ascii="Courier New" w:hAnsi="Courier New" w:cs="Courier New"/>
          </w:rPr>
          <w:t>This was a file of 846 records (mostly strandings, most dead but some ali</w:t>
        </w:r>
      </w:ins>
      <w:ins w:id="152" w:author="Robert Kenney" w:date="2026-07-03T13:25:00Z" w16du:dateUtc="2026-07-03T17:25:00Z">
        <w:r>
          <w:rPr>
            <w:rFonts w:ascii="Courier New" w:hAnsi="Courier New" w:cs="Courier New"/>
          </w:rPr>
          <w:t xml:space="preserve">ve and pushed off) from Jim Mead at the Smithsonian. We work with what they have .... if </w:t>
        </w:r>
      </w:ins>
      <w:ins w:id="153" w:author="Robert Kenney" w:date="2026-07-03T13:26:00Z" w16du:dateUtc="2026-07-03T17:26:00Z">
        <w:r>
          <w:rPr>
            <w:rFonts w:ascii="Courier New" w:hAnsi="Courier New" w:cs="Courier New"/>
          </w:rPr>
          <w:t xml:space="preserve">MONTH or DAY is missing, </w:t>
        </w:r>
        <w:proofErr w:type="spellStart"/>
        <w:r>
          <w:rPr>
            <w:rFonts w:ascii="Courier New" w:hAnsi="Courier New" w:cs="Courier New"/>
          </w:rPr>
          <w:t>c’est</w:t>
        </w:r>
        <w:proofErr w:type="spellEnd"/>
        <w:r>
          <w:rPr>
            <w:rFonts w:ascii="Courier New" w:hAnsi="Courier New" w:cs="Courier New"/>
          </w:rPr>
          <w:t xml:space="preserve"> la vie</w:t>
        </w:r>
      </w:ins>
      <w:ins w:id="154" w:author="Robert Kenney" w:date="2026-07-03T13:25:00Z" w16du:dateUtc="2026-07-03T17:25:00Z">
        <w:r>
          <w:rPr>
            <w:rFonts w:ascii="Courier New" w:hAnsi="Courier New" w:cs="Courier New"/>
          </w:rPr>
          <w:t xml:space="preserve">. </w:t>
        </w:r>
      </w:ins>
      <w:ins w:id="155" w:author="Robert Kenney" w:date="2026-07-03T13:26:00Z" w16du:dateUtc="2026-07-03T17:26:00Z">
        <w:r>
          <w:rPr>
            <w:rFonts w:ascii="Courier New" w:hAnsi="Courier New" w:cs="Courier New"/>
          </w:rPr>
          <w:t>And all those NUMBER</w:t>
        </w:r>
      </w:ins>
      <w:ins w:id="156" w:author="Robert Kenney" w:date="2026-07-03T13:27:00Z" w16du:dateUtc="2026-07-03T17:27:00Z">
        <w:r>
          <w:rPr>
            <w:rFonts w:ascii="Courier New" w:hAnsi="Courier New" w:cs="Courier New"/>
          </w:rPr>
          <w:t xml:space="preserve">s aren’t </w:t>
        </w:r>
        <w:proofErr w:type="gramStart"/>
        <w:r>
          <w:rPr>
            <w:rFonts w:ascii="Courier New" w:hAnsi="Courier New" w:cs="Courier New"/>
          </w:rPr>
          <w:t>zeroes,</w:t>
        </w:r>
        <w:proofErr w:type="gramEnd"/>
        <w:r>
          <w:rPr>
            <w:rFonts w:ascii="Courier New" w:hAnsi="Courier New" w:cs="Courier New"/>
          </w:rPr>
          <w:t xml:space="preserve"> they’re missing values.</w:t>
        </w:r>
      </w:ins>
      <w:ins w:id="157" w:author="Robert Kenney" w:date="2026-07-06T13:06:00Z" w16du:dateUtc="2026-07-06T17:06:00Z">
        <w:r w:rsidR="00FE21C1">
          <w:rPr>
            <w:rFonts w:ascii="Courier New" w:hAnsi="Courier New" w:cs="Courier New"/>
          </w:rPr>
          <w:t xml:space="preserve"> </w:t>
        </w:r>
        <w:r w:rsidR="00FE21C1" w:rsidRPr="000D10C9">
          <w:rPr>
            <w:rFonts w:ascii="Courier New" w:hAnsi="Courier New" w:cs="Courier New"/>
            <w:highlight w:val="cyan"/>
            <w:rPrChange w:id="158" w:author="Robert Kenney" w:date="2026-07-06T13:10:00Z" w16du:dateUtc="2026-07-06T17:10:00Z">
              <w:rPr>
                <w:rFonts w:ascii="Courier New" w:hAnsi="Courier New" w:cs="Courier New"/>
              </w:rPr>
            </w:rPrChange>
          </w:rPr>
          <w:t xml:space="preserve">OR THEY SHOULD HAVE </w:t>
        </w:r>
      </w:ins>
      <w:ins w:id="159" w:author="Robert Kenney" w:date="2026-07-06T13:07:00Z" w16du:dateUtc="2026-07-06T17:07:00Z">
        <w:r w:rsidR="00FE21C1" w:rsidRPr="000D10C9">
          <w:rPr>
            <w:rFonts w:ascii="Courier New" w:hAnsi="Courier New" w:cs="Courier New"/>
            <w:highlight w:val="cyan"/>
            <w:rPrChange w:id="160" w:author="Robert Kenney" w:date="2026-07-06T13:10:00Z" w16du:dateUtc="2026-07-06T17:10:00Z">
              <w:rPr>
                <w:rFonts w:ascii="Courier New" w:hAnsi="Courier New" w:cs="Courier New"/>
              </w:rPr>
            </w:rPrChange>
          </w:rPr>
          <w:t>BEEN. JUST TO CHECK, I RAN A QUERY LOOKING FOR ANY EVENTS IN THE ENTIRE DATABASE WITH NUMBER=0. THERE WERE 29</w:t>
        </w:r>
      </w:ins>
      <w:ins w:id="161" w:author="Robert Kenney" w:date="2026-07-06T13:08:00Z" w16du:dateUtc="2026-07-06T17:08:00Z">
        <w:r w:rsidR="00FE21C1" w:rsidRPr="000D10C9">
          <w:rPr>
            <w:rFonts w:ascii="Courier New" w:hAnsi="Courier New" w:cs="Courier New"/>
            <w:highlight w:val="cyan"/>
            <w:rPrChange w:id="162" w:author="Robert Kenney" w:date="2026-07-06T13:10:00Z" w16du:dateUtc="2026-07-06T17:10:00Z">
              <w:rPr>
                <w:rFonts w:ascii="Courier New" w:hAnsi="Courier New" w:cs="Courier New"/>
              </w:rPr>
            </w:rPrChange>
          </w:rPr>
          <w:t xml:space="preserve">, ALL IN THIS FILE. </w:t>
        </w:r>
      </w:ins>
      <w:ins w:id="163" w:author="Robert Kenney" w:date="2026-07-06T13:09:00Z" w16du:dateUtc="2026-07-06T17:09:00Z">
        <w:r w:rsidR="000D10C9" w:rsidRPr="000D10C9">
          <w:rPr>
            <w:rFonts w:ascii="Courier New" w:hAnsi="Courier New" w:cs="Courier New"/>
            <w:highlight w:val="cyan"/>
            <w:rPrChange w:id="164" w:author="Robert Kenney" w:date="2026-07-06T13:10:00Z" w16du:dateUtc="2026-07-06T17:10:00Z">
              <w:rPr>
                <w:rFonts w:ascii="Courier New" w:hAnsi="Courier New" w:cs="Courier New"/>
              </w:rPr>
            </w:rPrChange>
          </w:rPr>
          <w:t>I CHANG</w:t>
        </w:r>
      </w:ins>
      <w:ins w:id="165" w:author="Robert Kenney" w:date="2026-07-06T13:10:00Z" w16du:dateUtc="2026-07-06T17:10:00Z">
        <w:r w:rsidR="000D10C9" w:rsidRPr="000D10C9">
          <w:rPr>
            <w:rFonts w:ascii="Courier New" w:hAnsi="Courier New" w:cs="Courier New"/>
            <w:highlight w:val="cyan"/>
            <w:rPrChange w:id="166" w:author="Robert Kenney" w:date="2026-07-06T13:10:00Z" w16du:dateUtc="2026-07-06T17:10:00Z">
              <w:rPr>
                <w:rFonts w:ascii="Courier New" w:hAnsi="Courier New" w:cs="Courier New"/>
              </w:rPr>
            </w:rPrChange>
          </w:rPr>
          <w:t>ED THEM ALL TO MISSING, AND CONFIDNC TO 11.</w:t>
        </w:r>
      </w:ins>
    </w:p>
    <w:p w14:paraId="282F9E19" w14:textId="266C5EFF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5D0EF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B860F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15:31:11] O100510</w:t>
      </w:r>
    </w:p>
    <w:p w14:paraId="61188E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61EAC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3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1DCA1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83E5E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BBADD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AE2F5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3</w:t>
      </w:r>
    </w:p>
    <w:p w14:paraId="3FFD5A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7598BD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F9A9D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MONTH: Required field MONTH cannot be NULL or empty (rows [1;2])</w:t>
      </w:r>
    </w:p>
    <w:p w14:paraId="699188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[1;2;4;5;6;11;12;15;16;19;20;25;31;32;38;39;40;45;46;49;50;52;54;56;57;72;79])</w:t>
      </w:r>
    </w:p>
    <w:p w14:paraId="0F3589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YEAR: YEAR outside valid range [1700, 2027] (rows 1)</w:t>
      </w:r>
    </w:p>
    <w:p w14:paraId="13DD4B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YEAR: YEAR before 1700 - verify data quality (rows 1, EVENTNO=1)</w:t>
      </w:r>
    </w:p>
    <w:p w14:paraId="6DCB33AE" w14:textId="178EA023" w:rsidR="00A914DE" w:rsidRDefault="00A914DE" w:rsidP="00C63700">
      <w:pPr>
        <w:pStyle w:val="PlainText"/>
        <w:rPr>
          <w:ins w:id="167" w:author="Robert Kenney" w:date="2026-07-03T13:36:00Z" w16du:dateUtc="2026-07-03T17:36:00Z"/>
          <w:rFonts w:ascii="Courier New" w:hAnsi="Courier New" w:cs="Courier New"/>
        </w:rPr>
      </w:pPr>
      <w:ins w:id="168" w:author="Robert Kenney" w:date="2026-07-03T13:29:00Z" w16du:dateUtc="2026-07-03T17:29:00Z">
        <w:r>
          <w:rPr>
            <w:rFonts w:ascii="Courier New" w:hAnsi="Courier New" w:cs="Courier New"/>
          </w:rPr>
          <w:t>More old data from the Smithsonian files ... all balee</w:t>
        </w:r>
      </w:ins>
      <w:ins w:id="169" w:author="Robert Kenney" w:date="2026-07-03T13:30:00Z" w16du:dateUtc="2026-07-03T17:30:00Z">
        <w:r>
          <w:rPr>
            <w:rFonts w:ascii="Courier New" w:hAnsi="Courier New" w:cs="Courier New"/>
          </w:rPr>
          <w:t xml:space="preserve">n whales that I asked him for to use in a project. Some strandings, some whaling takes, some sightings. Jim Mead dug a lot of </w:t>
        </w:r>
      </w:ins>
      <w:ins w:id="170" w:author="Robert Kenney" w:date="2026-07-03T13:31:00Z" w16du:dateUtc="2026-07-03T17:31:00Z">
        <w:r>
          <w:rPr>
            <w:rFonts w:ascii="Courier New" w:hAnsi="Courier New" w:cs="Courier New"/>
          </w:rPr>
          <w:t xml:space="preserve">old records out </w:t>
        </w:r>
      </w:ins>
      <w:ins w:id="171" w:author="Robert Kenney" w:date="2026-07-03T13:34:00Z" w16du:dateUtc="2026-07-03T17:34:00Z">
        <w:r>
          <w:rPr>
            <w:rFonts w:ascii="Courier New" w:hAnsi="Courier New" w:cs="Courier New"/>
          </w:rPr>
          <w:t>o</w:t>
        </w:r>
      </w:ins>
      <w:ins w:id="172" w:author="Robert Kenney" w:date="2026-07-03T13:31:00Z" w16du:dateUtc="2026-07-03T17:31:00Z">
        <w:r>
          <w:rPr>
            <w:rFonts w:ascii="Courier New" w:hAnsi="Courier New" w:cs="Courier New"/>
          </w:rPr>
          <w:t>f</w:t>
        </w:r>
      </w:ins>
      <w:ins w:id="173" w:author="Robert Kenney" w:date="2026-07-03T13:34:00Z" w16du:dateUtc="2026-07-03T17:34:00Z">
        <w:r>
          <w:rPr>
            <w:rFonts w:ascii="Courier New" w:hAnsi="Courier New" w:cs="Courier New"/>
          </w:rPr>
          <w:t xml:space="preserve"> </w:t>
        </w:r>
      </w:ins>
      <w:ins w:id="174" w:author="Robert Kenney" w:date="2026-07-03T13:31:00Z" w16du:dateUtc="2026-07-03T17:31:00Z">
        <w:r>
          <w:rPr>
            <w:rFonts w:ascii="Courier New" w:hAnsi="Courier New" w:cs="Courier New"/>
          </w:rPr>
          <w:t>o</w:t>
        </w:r>
      </w:ins>
      <w:ins w:id="175" w:author="Robert Kenney" w:date="2026-07-03T13:34:00Z" w16du:dateUtc="2026-07-03T17:34:00Z">
        <w:r>
          <w:rPr>
            <w:rFonts w:ascii="Courier New" w:hAnsi="Courier New" w:cs="Courier New"/>
          </w:rPr>
          <w:t>ld</w:t>
        </w:r>
      </w:ins>
      <w:ins w:id="176" w:author="Robert Kenney" w:date="2026-07-03T13:31:00Z" w16du:dateUtc="2026-07-03T17:31:00Z">
        <w:r>
          <w:rPr>
            <w:rFonts w:ascii="Courier New" w:hAnsi="Courier New" w:cs="Courier New"/>
          </w:rPr>
          <w:t xml:space="preserve"> books, like </w:t>
        </w:r>
      </w:ins>
      <w:ins w:id="177" w:author="Robert Kenney" w:date="2026-07-03T13:34:00Z" w16du:dateUtc="2026-07-03T17:34:00Z">
        <w:r>
          <w:rPr>
            <w:rFonts w:ascii="Courier New" w:hAnsi="Courier New" w:cs="Courier New"/>
          </w:rPr>
          <w:t xml:space="preserve">Glover Allen’s 1916 “Whalebone Whales of New England.” That was the original source for the </w:t>
        </w:r>
      </w:ins>
      <w:ins w:id="178" w:author="Robert Kenney" w:date="2026-07-03T13:35:00Z" w16du:dateUtc="2026-07-03T17:35:00Z">
        <w:r>
          <w:rPr>
            <w:rFonts w:ascii="Courier New" w:hAnsi="Courier New" w:cs="Courier New"/>
          </w:rPr>
          <w:t>1608 humpback whale record (it got stuck on the sandbar at the entrance to Nantucket Harbor, so some Natives paddled out in a canoe and killed it</w:t>
        </w:r>
      </w:ins>
      <w:ins w:id="179" w:author="Robert Kenney" w:date="2026-07-03T13:36:00Z" w16du:dateUtc="2026-07-03T17:36:00Z">
        <w:r>
          <w:rPr>
            <w:rFonts w:ascii="Courier New" w:hAnsi="Courier New" w:cs="Courier New"/>
          </w:rPr>
          <w:t>).</w:t>
        </w:r>
      </w:ins>
    </w:p>
    <w:p w14:paraId="2BA1D0FC" w14:textId="5F6982C9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9DB19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58082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15:31:11] O177001</w:t>
      </w:r>
    </w:p>
    <w:p w14:paraId="0E0D25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95131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2AF3B6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2BA4D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02C56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FF6C3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8B11A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5D4713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ACFBA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62.3167 outside typical survey area [20.0, 55.0] (rows 4, EVENTNO=5)</w:t>
      </w:r>
    </w:p>
    <w:p w14:paraId="5E3852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0.11667 outside typical survey area [-85.0, -40.0] (rows 4, EVENTNO=5)</w:t>
      </w:r>
    </w:p>
    <w:p w14:paraId="6976F880" w14:textId="77777777" w:rsidR="00A914DE" w:rsidRDefault="00A914DE" w:rsidP="00A914DE">
      <w:pPr>
        <w:pStyle w:val="PlainText"/>
        <w:rPr>
          <w:ins w:id="180" w:author="Robert Kenney" w:date="2026-07-03T13:37:00Z" w16du:dateUtc="2026-07-03T17:37:00Z"/>
          <w:rFonts w:ascii="Courier New" w:hAnsi="Courier New" w:cs="Courier New"/>
        </w:rPr>
      </w:pPr>
      <w:ins w:id="181" w:author="Robert Kenney" w:date="2026-07-03T13:37:00Z" w16du:dateUtc="2026-07-03T17:37:00Z">
        <w:r>
          <w:rPr>
            <w:rFonts w:ascii="Courier New" w:hAnsi="Courier New" w:cs="Courier New"/>
          </w:rPr>
          <w:t>Ignore all of these.</w:t>
        </w:r>
      </w:ins>
    </w:p>
    <w:p w14:paraId="31D38D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BE24A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36322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15:31:12] O180138</w:t>
      </w:r>
    </w:p>
    <w:p w14:paraId="1D39EA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1E567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8C9D5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2204F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C948F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A4A2A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A3A48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78FEEB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6A01468" w14:textId="77777777" w:rsidR="00C63700" w:rsidRDefault="00C63700" w:rsidP="00C63700">
      <w:pPr>
        <w:pStyle w:val="PlainText"/>
        <w:rPr>
          <w:ins w:id="182" w:author="Robert Kenney" w:date="2026-07-03T13:38:00Z" w16du:dateUtc="2026-07-03T17:38:00Z"/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NUMBER=70 exceeds threshold 50 for SPECCODE=UNLW (source: TAXCODE 1 default). Verify count. (rows 11, EVENTNO=110)</w:t>
      </w:r>
    </w:p>
    <w:p w14:paraId="06A4B686" w14:textId="536FFFA0" w:rsidR="0070177A" w:rsidRPr="00C63700" w:rsidRDefault="0070177A" w:rsidP="00C63700">
      <w:pPr>
        <w:pStyle w:val="PlainText"/>
        <w:rPr>
          <w:rFonts w:ascii="Courier New" w:hAnsi="Courier New" w:cs="Courier New"/>
        </w:rPr>
      </w:pPr>
      <w:ins w:id="183" w:author="Robert Kenney" w:date="2026-07-03T13:38:00Z" w16du:dateUtc="2026-07-03T17:38:00Z">
        <w:r>
          <w:rPr>
            <w:rFonts w:ascii="Courier New" w:hAnsi="Courier New" w:cs="Courier New"/>
          </w:rPr>
          <w:t xml:space="preserve">This was a sighting </w:t>
        </w:r>
      </w:ins>
      <w:ins w:id="184" w:author="Robert Kenney" w:date="2026-07-03T13:40:00Z" w16du:dateUtc="2026-07-03T17:40:00Z">
        <w:r>
          <w:rPr>
            <w:rFonts w:ascii="Courier New" w:hAnsi="Courier New" w:cs="Courier New"/>
          </w:rPr>
          <w:t>way offshore ... far beyon</w:t>
        </w:r>
      </w:ins>
      <w:ins w:id="185" w:author="Robert Kenney" w:date="2026-07-03T13:41:00Z" w16du:dateUtc="2026-07-03T17:41:00Z">
        <w:r>
          <w:rPr>
            <w:rFonts w:ascii="Courier New" w:hAnsi="Courier New" w:cs="Courier New"/>
          </w:rPr>
          <w:t xml:space="preserve">d the shelf break off Hudson Canyon. The observer was Rich Rowlett, who </w:t>
        </w:r>
      </w:ins>
      <w:ins w:id="186" w:author="Robert Kenney" w:date="2026-07-03T13:44:00Z" w16du:dateUtc="2026-07-03T17:44:00Z">
        <w:r>
          <w:rPr>
            <w:rFonts w:ascii="Courier New" w:hAnsi="Courier New" w:cs="Courier New"/>
          </w:rPr>
          <w:t>is (assuming he’s still living) a professional birding guide and one of the best observers I’ve ever spent time with at se</w:t>
        </w:r>
      </w:ins>
      <w:ins w:id="187" w:author="Robert Kenney" w:date="2026-07-03T13:45:00Z" w16du:dateUtc="2026-07-03T17:45:00Z">
        <w:r>
          <w:rPr>
            <w:rFonts w:ascii="Courier New" w:hAnsi="Courier New" w:cs="Courier New"/>
          </w:rPr>
          <w:t>a</w:t>
        </w:r>
      </w:ins>
      <w:ins w:id="188" w:author="Robert Kenney" w:date="2026-07-03T13:44:00Z" w16du:dateUtc="2026-07-03T17:44:00Z">
        <w:r>
          <w:rPr>
            <w:rFonts w:ascii="Courier New" w:hAnsi="Courier New" w:cs="Courier New"/>
          </w:rPr>
          <w:t xml:space="preserve">. </w:t>
        </w:r>
      </w:ins>
    </w:p>
    <w:p w14:paraId="263BC8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E7489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7C279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15:31:13] O181502</w:t>
      </w:r>
    </w:p>
    <w:p w14:paraId="3ACE2C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29BC0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7C4319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53FEC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06BB5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F22EC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Errors: 0</w:t>
      </w:r>
    </w:p>
    <w:p w14:paraId="29D01C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2FE2C6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9D2C3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NUMBER=60 exceeds threshold 50 for SPECCODE=FIWH (source: TAXCODE 1 default). Verify count. (rows 821, EVENTNO=821)</w:t>
      </w:r>
    </w:p>
    <w:p w14:paraId="15B0FB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NUMBER=100 exceeds threshold 50 for SPECCODE=FIWH (source: TAXCODE 1 default). Verify count. (rows 829, EVENTNO=829)</w:t>
      </w:r>
    </w:p>
    <w:p w14:paraId="18733825" w14:textId="50209BCA" w:rsidR="00BE77E5" w:rsidRDefault="00BE77E5" w:rsidP="00C63700">
      <w:pPr>
        <w:pStyle w:val="PlainText"/>
        <w:rPr>
          <w:ins w:id="189" w:author="Robert Kenney" w:date="2026-07-03T13:49:00Z" w16du:dateUtc="2026-07-03T17:49:00Z"/>
          <w:rFonts w:ascii="Courier New" w:hAnsi="Courier New" w:cs="Courier New"/>
        </w:rPr>
      </w:pPr>
      <w:ins w:id="190" w:author="Robert Kenney" w:date="2026-07-03T13:48:00Z" w16du:dateUtc="2026-07-03T17:48:00Z">
        <w:r>
          <w:rPr>
            <w:rFonts w:ascii="Courier New" w:hAnsi="Courier New" w:cs="Courier New"/>
          </w:rPr>
          <w:t xml:space="preserve">This was a file of 1796 </w:t>
        </w:r>
      </w:ins>
      <w:proofErr w:type="spellStart"/>
      <w:ins w:id="191" w:author="Robert Kenney" w:date="2026-07-03T13:49:00Z" w16du:dateUtc="2026-07-03T17:49:00Z">
        <w:r>
          <w:rPr>
            <w:rFonts w:ascii="Courier New" w:hAnsi="Courier New" w:cs="Courier New"/>
          </w:rPr>
          <w:t>whalewatcher</w:t>
        </w:r>
        <w:proofErr w:type="spellEnd"/>
        <w:r>
          <w:rPr>
            <w:rFonts w:ascii="Courier New" w:hAnsi="Courier New" w:cs="Courier New"/>
          </w:rPr>
          <w:t xml:space="preserve"> sightings in 1981 </w:t>
        </w:r>
      </w:ins>
      <w:ins w:id="192" w:author="Robert Kenney" w:date="2026-07-03T13:48:00Z" w16du:dateUtc="2026-07-03T17:48:00Z">
        <w:r>
          <w:rPr>
            <w:rFonts w:ascii="Courier New" w:hAnsi="Courier New" w:cs="Courier New"/>
          </w:rPr>
          <w:t>from Sam Sadove, who ran the OKEANOS research group and operated a whal</w:t>
        </w:r>
      </w:ins>
      <w:ins w:id="193" w:author="Robert Kenney" w:date="2026-07-06T13:20:00Z" w16du:dateUtc="2026-07-06T17:20:00Z">
        <w:r w:rsidR="00365450">
          <w:rPr>
            <w:rFonts w:ascii="Courier New" w:hAnsi="Courier New" w:cs="Courier New"/>
          </w:rPr>
          <w:t>e</w:t>
        </w:r>
      </w:ins>
      <w:ins w:id="194" w:author="Robert Kenney" w:date="2026-07-03T13:48:00Z" w16du:dateUtc="2026-07-03T17:48:00Z">
        <w:r>
          <w:rPr>
            <w:rFonts w:ascii="Courier New" w:hAnsi="Courier New" w:cs="Courier New"/>
          </w:rPr>
          <w:t>-watch boa</w:t>
        </w:r>
      </w:ins>
      <w:ins w:id="195" w:author="Robert Kenney" w:date="2026-07-03T13:49:00Z" w16du:dateUtc="2026-07-03T17:49:00Z">
        <w:r>
          <w:rPr>
            <w:rFonts w:ascii="Courier New" w:hAnsi="Courier New" w:cs="Courier New"/>
          </w:rPr>
          <w:t xml:space="preserve">t out of Montauk for several years. The did see a lot of fin whales (their boat was called </w:t>
        </w:r>
      </w:ins>
      <w:ins w:id="196" w:author="Robert Kenney" w:date="2026-07-03T13:50:00Z" w16du:dateUtc="2026-07-03T17:50:00Z">
        <w:r>
          <w:rPr>
            <w:rFonts w:ascii="Courier New" w:hAnsi="Courier New" w:cs="Courier New"/>
          </w:rPr>
          <w:t>“Finback”).</w:t>
        </w:r>
      </w:ins>
    </w:p>
    <w:p w14:paraId="41B2437A" w14:textId="582E731F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ED380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2E45F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15:31:13] O191284</w:t>
      </w:r>
    </w:p>
    <w:p w14:paraId="4E3701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F3433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5 warnings (0 acknowledged, 5 new)</w:t>
      </w:r>
    </w:p>
    <w:p w14:paraId="00B3F1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253E7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7EEEA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39B7B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5ECAE1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5</w:t>
      </w:r>
    </w:p>
    <w:p w14:paraId="2827B9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70691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[500;501])</w:t>
      </w:r>
    </w:p>
    <w:p w14:paraId="721B9E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60.3333 outside typical survey area [20.0, 55.0] (rows 70, EVENTNO=72)</w:t>
      </w:r>
    </w:p>
    <w:p w14:paraId="289AB8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60.4167 outside typical survey area [20.0, 55.0] (rows 101, EVENTNO=103)</w:t>
      </w:r>
    </w:p>
    <w:p w14:paraId="52A624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60.6167 outside typical survey area [20.0, 55.0] (rows 102, EVENTNO=104)</w:t>
      </w:r>
    </w:p>
    <w:p w14:paraId="4AE38B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60.5333 outside typical survey area [20.0, 55.0] (rows 103, EVENTNO=105)</w:t>
      </w:r>
    </w:p>
    <w:p w14:paraId="1659CA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55.15 outside typical survey area [20.0, 55.0] (rows 269, EVENTNO=271)</w:t>
      </w:r>
    </w:p>
    <w:p w14:paraId="354D2342" w14:textId="7A80A60B" w:rsidR="00BE77E5" w:rsidRDefault="00BE77E5" w:rsidP="00BE77E5">
      <w:pPr>
        <w:pStyle w:val="PlainText"/>
        <w:rPr>
          <w:ins w:id="197" w:author="Robert Kenney" w:date="2026-07-03T13:51:00Z" w16du:dateUtc="2026-07-03T17:51:00Z"/>
          <w:rFonts w:ascii="Courier New" w:hAnsi="Courier New" w:cs="Courier New"/>
        </w:rPr>
      </w:pPr>
      <w:ins w:id="198" w:author="Robert Kenney" w:date="2026-07-03T13:51:00Z" w16du:dateUtc="2026-07-03T17:51:00Z">
        <w:r>
          <w:rPr>
            <w:rFonts w:ascii="Courier New" w:hAnsi="Courier New" w:cs="Courier New"/>
          </w:rPr>
          <w:t>Ignore all of these .... 537 sightings collected by Fisheries &amp; Oceans Canada.</w:t>
        </w:r>
      </w:ins>
    </w:p>
    <w:p w14:paraId="0DBBC3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74EE9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955B8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15:31:14] O192508</w:t>
      </w:r>
    </w:p>
    <w:p w14:paraId="588A3E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A795C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2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2CD1B3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3D143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E05B8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C91D5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51AAC4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1F464C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6F849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1159)</w:t>
      </w:r>
    </w:p>
    <w:p w14:paraId="5E3476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LAT_DD: Latitude 91.308 out of valid range [-90.0, 90.0] (rows 31)</w:t>
      </w:r>
    </w:p>
    <w:p w14:paraId="1DB4A5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91.308 outside typical survey area [20.0, 55.0] (rows 31, EVENTNO=32)</w:t>
      </w:r>
    </w:p>
    <w:p w14:paraId="4D7816C7" w14:textId="33EA5C68" w:rsidR="00254259" w:rsidRDefault="00254259" w:rsidP="00C63700">
      <w:pPr>
        <w:pStyle w:val="PlainText"/>
        <w:rPr>
          <w:ins w:id="199" w:author="Robert Kenney" w:date="2026-07-03T13:59:00Z" w16du:dateUtc="2026-07-03T17:59:00Z"/>
          <w:rFonts w:ascii="Courier New" w:hAnsi="Courier New" w:cs="Courier New"/>
        </w:rPr>
      </w:pPr>
      <w:ins w:id="200" w:author="Robert Kenney" w:date="2026-07-03T13:58:00Z" w16du:dateUtc="2026-07-03T17:58:00Z">
        <w:r>
          <w:rPr>
            <w:rFonts w:ascii="Courier New" w:hAnsi="Courier New" w:cs="Courier New"/>
          </w:rPr>
          <w:t xml:space="preserve">This was a load of sightings from the Francis Fleet whale-watch in Galilee, but </w:t>
        </w:r>
      </w:ins>
      <w:ins w:id="201" w:author="Robert Kenney" w:date="2026-07-06T13:12:00Z" w16du:dateUtc="2026-07-06T17:12:00Z">
        <w:r w:rsidR="000D10C9">
          <w:rPr>
            <w:rFonts w:ascii="Courier New" w:hAnsi="Courier New" w:cs="Courier New"/>
          </w:rPr>
          <w:t xml:space="preserve">in the database </w:t>
        </w:r>
      </w:ins>
      <w:ins w:id="202" w:author="Robert Kenney" w:date="2026-07-03T13:58:00Z" w16du:dateUtc="2026-07-03T17:58:00Z">
        <w:r>
          <w:rPr>
            <w:rFonts w:ascii="Courier New" w:hAnsi="Courier New" w:cs="Courier New"/>
          </w:rPr>
          <w:t>the latitude at EVENT</w:t>
        </w:r>
      </w:ins>
      <w:ins w:id="203" w:author="Robert Kenney" w:date="2026-07-03T13:59:00Z" w16du:dateUtc="2026-07-03T17:59:00Z">
        <w:r>
          <w:rPr>
            <w:rFonts w:ascii="Courier New" w:hAnsi="Courier New" w:cs="Courier New"/>
          </w:rPr>
          <w:t xml:space="preserve"> 32 is 41.308. Nothing to see here.</w:t>
        </w:r>
      </w:ins>
    </w:p>
    <w:p w14:paraId="3638A5B8" w14:textId="2A7E61BB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63A61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8C9CD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15:31:14] O195000</w:t>
      </w:r>
    </w:p>
    <w:p w14:paraId="70CA78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27053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3 warnings (0 acknowledged, 3 new)</w:t>
      </w:r>
    </w:p>
    <w:p w14:paraId="4A3E30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ECB20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1AC21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37DD9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2DFBB6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3</w:t>
      </w:r>
    </w:p>
    <w:p w14:paraId="2C92B8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3C8BA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MONTH: Required field MONTH cannot be NULL or empty (rows 15)</w:t>
      </w:r>
    </w:p>
    <w:p w14:paraId="1695C7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[15;20;80;81;489;493;531])</w:t>
      </w:r>
    </w:p>
    <w:p w14:paraId="0B0531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62.3333 outside typical survey area [20.0, 55.0] (rows 258, EVENTNO=379)</w:t>
      </w:r>
    </w:p>
    <w:p w14:paraId="614326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-32.1667 outside typical survey area [-85.0, -40.0] (rows 258, EVENTNO=379)</w:t>
      </w:r>
    </w:p>
    <w:p w14:paraId="68386A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-38.6 outside typical survey area [-85.0, -40.0] (rows 336, EVENTNO=531)</w:t>
      </w:r>
    </w:p>
    <w:p w14:paraId="66925995" w14:textId="77777777" w:rsidR="00254259" w:rsidRDefault="00254259" w:rsidP="00C63700">
      <w:pPr>
        <w:pStyle w:val="PlainText"/>
        <w:rPr>
          <w:ins w:id="204" w:author="Robert Kenney" w:date="2026-07-03T14:05:00Z" w16du:dateUtc="2026-07-03T18:05:00Z"/>
          <w:rFonts w:ascii="Courier New" w:hAnsi="Courier New" w:cs="Courier New"/>
        </w:rPr>
      </w:pPr>
      <w:ins w:id="205" w:author="Robert Kenney" w:date="2026-07-03T14:03:00Z" w16du:dateUtc="2026-07-03T18:03:00Z">
        <w:r>
          <w:rPr>
            <w:rFonts w:ascii="Courier New" w:hAnsi="Courier New" w:cs="Courier New"/>
          </w:rPr>
          <w:t>These are both sightings of photographed right whales extracted from the ph</w:t>
        </w:r>
      </w:ins>
      <w:ins w:id="206" w:author="Robert Kenney" w:date="2026-07-03T14:04:00Z" w16du:dateUtc="2026-07-03T18:04:00Z">
        <w:r>
          <w:rPr>
            <w:rFonts w:ascii="Courier New" w:hAnsi="Courier New" w:cs="Courier New"/>
          </w:rPr>
          <w:t>otoID catalog (which includes records from Greenland, Iceland, Norway, Ireland, France, Spain, the Canaries, the Azores, and the Mediterranean</w:t>
        </w:r>
      </w:ins>
      <w:ins w:id="207" w:author="Robert Kenney" w:date="2026-07-03T14:05:00Z" w16du:dateUtc="2026-07-03T18:05:00Z">
        <w:r>
          <w:rPr>
            <w:rFonts w:ascii="Courier New" w:hAnsi="Courier New" w:cs="Courier New"/>
          </w:rPr>
          <w:t>. If IDSOURCE=CAT and it’s anywhere in the North Atlantic, it’s OK.</w:t>
        </w:r>
      </w:ins>
    </w:p>
    <w:p w14:paraId="575F3585" w14:textId="25206368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A950E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3564C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15:31:15] O196002</w:t>
      </w:r>
    </w:p>
    <w:p w14:paraId="60B439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D1397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5 warnings (0 acknowledged, 5 new)</w:t>
      </w:r>
    </w:p>
    <w:p w14:paraId="73AAC4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9351A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548D7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68FD8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6763B6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5</w:t>
      </w:r>
    </w:p>
    <w:p w14:paraId="775907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D92C5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[3;4;5;6;7;8;9;10;12;16;17;23;24;36;39;78;179;238;494])</w:t>
      </w:r>
    </w:p>
    <w:p w14:paraId="72A234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 outside typical survey area [20.0, 55.0] (rows 66, EVENTNO=67)</w:t>
      </w:r>
    </w:p>
    <w:p w14:paraId="53D50D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63.6283 outside typical survey area [20.0, 55.0] (rows 448, EVENTNO=452)</w:t>
      </w:r>
    </w:p>
    <w:p w14:paraId="2F7BE0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-25 outside typical survey area [-85.0, -40.0] (rows 66, EVENTNO=67)</w:t>
      </w:r>
    </w:p>
    <w:p w14:paraId="3E52F4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-14.9833 outside typical survey area [-85.0, -40.0] (rows 209, EVENTNO=212)</w:t>
      </w:r>
    </w:p>
    <w:p w14:paraId="0F717B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-21 outside typical survey area [-85.0, -40.0] (rows 448, EVENTNO=452)</w:t>
      </w:r>
    </w:p>
    <w:p w14:paraId="01AC2F8B" w14:textId="31DEDE15" w:rsidR="00906BE5" w:rsidRDefault="00906BE5" w:rsidP="00C63700">
      <w:pPr>
        <w:pStyle w:val="PlainText"/>
        <w:rPr>
          <w:ins w:id="208" w:author="Robert Kenney" w:date="2026-07-03T14:09:00Z" w16du:dateUtc="2026-07-03T18:09:00Z"/>
          <w:rFonts w:ascii="Courier New" w:hAnsi="Courier New" w:cs="Courier New"/>
        </w:rPr>
      </w:pPr>
      <w:ins w:id="209" w:author="Robert Kenney" w:date="2026-07-03T14:09:00Z" w16du:dateUtc="2026-07-03T18:09:00Z">
        <w:r>
          <w:rPr>
            <w:rFonts w:ascii="Courier New" w:hAnsi="Courier New" w:cs="Courier New"/>
          </w:rPr>
          <w:t>File of right whale sightings from Aquarium files (mostly without photos so not in the catalog)</w:t>
        </w:r>
      </w:ins>
    </w:p>
    <w:p w14:paraId="0FA4F3DB" w14:textId="3DCD225D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62BC5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836D2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15:31:15] O877000</w:t>
      </w:r>
    </w:p>
    <w:p w14:paraId="0A4357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46D6D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7 warnings (0 acknowledged, 7 new)</w:t>
      </w:r>
    </w:p>
    <w:p w14:paraId="05001B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01C69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D1936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B5C8C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487EF8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7</w:t>
      </w:r>
    </w:p>
    <w:p w14:paraId="4A123B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876D9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[7;8])</w:t>
      </w:r>
    </w:p>
    <w:p w14:paraId="427609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17.0567 outside typical survey area [-85.0, -40.0] (rows 1, EVENTNO=1)</w:t>
      </w:r>
    </w:p>
    <w:p w14:paraId="456407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2.55 outside typical survey area [-85.0, -40.0] (rows 2, EVENTNO=2)</w:t>
      </w:r>
    </w:p>
    <w:p w14:paraId="29843C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 outside typical survey area [-85.0, -40.0] (rows 3, EVENTNO=3)</w:t>
      </w:r>
    </w:p>
    <w:p w14:paraId="511370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-17 outside typical survey area [-85.0, -40.0] (rows 4, EVENTNO=4)</w:t>
      </w:r>
    </w:p>
    <w:p w14:paraId="71D637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-10.5 outside typical survey area [-85.0, -40.0] (rows 7, EVENTNO=7)</w:t>
      </w:r>
    </w:p>
    <w:p w14:paraId="421FBC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8.31667 outside typical survey area [-85.0, -40.0] (rows 8, EVENTNO=8)</w:t>
      </w:r>
    </w:p>
    <w:p w14:paraId="568F65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-8.96667 outside typical survey area [-85.0, -40.0] (rows 9, EVENTNO=9)</w:t>
      </w:r>
    </w:p>
    <w:p w14:paraId="0810358A" w14:textId="77777777" w:rsidR="00906BE5" w:rsidRDefault="00906BE5" w:rsidP="00C63700">
      <w:pPr>
        <w:pStyle w:val="PlainText"/>
        <w:rPr>
          <w:ins w:id="210" w:author="Robert Kenney" w:date="2026-07-03T14:11:00Z" w16du:dateUtc="2026-07-03T18:11:00Z"/>
          <w:rFonts w:ascii="Courier New" w:hAnsi="Courier New" w:cs="Courier New"/>
        </w:rPr>
      </w:pPr>
      <w:ins w:id="211" w:author="Robert Kenney" w:date="2026-07-03T14:11:00Z" w16du:dateUtc="2026-07-03T18:11:00Z">
        <w:r>
          <w:rPr>
            <w:rFonts w:ascii="Courier New" w:hAnsi="Courier New" w:cs="Courier New"/>
          </w:rPr>
          <w:t>Nine right whale sightings dug out of printed sources.</w:t>
        </w:r>
      </w:ins>
    </w:p>
    <w:p w14:paraId="5627424F" w14:textId="14792F1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B27A7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B5906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15:31:16] O999000G</w:t>
      </w:r>
    </w:p>
    <w:p w14:paraId="21639D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59978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101 errors, 795 warnings (0 acknowledged, 795 new)</w:t>
      </w:r>
    </w:p>
    <w:p w14:paraId="6BB6F7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536AA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D2C9A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321CC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101</w:t>
      </w:r>
    </w:p>
    <w:p w14:paraId="32BE05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795</w:t>
      </w:r>
    </w:p>
    <w:p w14:paraId="3EED40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ECA89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2238)</w:t>
      </w:r>
    </w:p>
    <w:p w14:paraId="2B09AD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2239)</w:t>
      </w:r>
    </w:p>
    <w:p w14:paraId="2D62EA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2240)</w:t>
      </w:r>
    </w:p>
    <w:p w14:paraId="46C9B0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2241)</w:t>
      </w:r>
    </w:p>
    <w:p w14:paraId="4297F1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2242)</w:t>
      </w:r>
    </w:p>
    <w:p w14:paraId="5A1274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2243)</w:t>
      </w:r>
    </w:p>
    <w:p w14:paraId="10FD70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2244)</w:t>
      </w:r>
    </w:p>
    <w:p w14:paraId="65DB45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2245)</w:t>
      </w:r>
    </w:p>
    <w:p w14:paraId="27F3D7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2246)</w:t>
      </w:r>
    </w:p>
    <w:p w14:paraId="50A932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2247)</w:t>
      </w:r>
    </w:p>
    <w:p w14:paraId="061094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2248)</w:t>
      </w:r>
    </w:p>
    <w:p w14:paraId="452F6A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2249)</w:t>
      </w:r>
    </w:p>
    <w:p w14:paraId="4726AD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2250)</w:t>
      </w:r>
    </w:p>
    <w:p w14:paraId="31EDA8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2251)</w:t>
      </w:r>
    </w:p>
    <w:p w14:paraId="055B0F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2252)</w:t>
      </w:r>
    </w:p>
    <w:p w14:paraId="1173A8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2253)</w:t>
      </w:r>
    </w:p>
    <w:p w14:paraId="1D233A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2254)</w:t>
      </w:r>
    </w:p>
    <w:p w14:paraId="6B833E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2255)</w:t>
      </w:r>
    </w:p>
    <w:p w14:paraId="25110F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2256)</w:t>
      </w:r>
    </w:p>
    <w:p w14:paraId="1A8A2E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2257)</w:t>
      </w:r>
    </w:p>
    <w:p w14:paraId="422E82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2258)</w:t>
      </w:r>
    </w:p>
    <w:p w14:paraId="0D481A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2259)</w:t>
      </w:r>
    </w:p>
    <w:p w14:paraId="221F63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TAXCODE: TAXCODE mismatch: got 4, expected 9 for SPECCODE "UNCE" (rows 2260)</w:t>
      </w:r>
    </w:p>
    <w:p w14:paraId="2933DE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2261)</w:t>
      </w:r>
    </w:p>
    <w:p w14:paraId="45FAD7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2262)</w:t>
      </w:r>
    </w:p>
    <w:p w14:paraId="432C06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2263)</w:t>
      </w:r>
    </w:p>
    <w:p w14:paraId="0AFB90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2264)</w:t>
      </w:r>
    </w:p>
    <w:p w14:paraId="6FE8D2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2265)</w:t>
      </w:r>
    </w:p>
    <w:p w14:paraId="51DC5F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2266)</w:t>
      </w:r>
    </w:p>
    <w:p w14:paraId="0E4216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2267)</w:t>
      </w:r>
    </w:p>
    <w:p w14:paraId="1862FF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2268)</w:t>
      </w:r>
    </w:p>
    <w:p w14:paraId="28E563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2269)</w:t>
      </w:r>
    </w:p>
    <w:p w14:paraId="0319B3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2270)</w:t>
      </w:r>
    </w:p>
    <w:p w14:paraId="0BFF51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2271)</w:t>
      </w:r>
    </w:p>
    <w:p w14:paraId="5CED64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2272)</w:t>
      </w:r>
    </w:p>
    <w:p w14:paraId="1A341B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2273)</w:t>
      </w:r>
    </w:p>
    <w:p w14:paraId="5C0C75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2274)</w:t>
      </w:r>
    </w:p>
    <w:p w14:paraId="64F7CD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2275)</w:t>
      </w:r>
    </w:p>
    <w:p w14:paraId="118B3B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2276)</w:t>
      </w:r>
    </w:p>
    <w:p w14:paraId="2567C0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2277)</w:t>
      </w:r>
    </w:p>
    <w:p w14:paraId="1849DC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2278)</w:t>
      </w:r>
    </w:p>
    <w:p w14:paraId="648EF6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2279)</w:t>
      </w:r>
    </w:p>
    <w:p w14:paraId="5B83C6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2280)</w:t>
      </w:r>
    </w:p>
    <w:p w14:paraId="695821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2281)</w:t>
      </w:r>
    </w:p>
    <w:p w14:paraId="7508CB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2282)</w:t>
      </w:r>
    </w:p>
    <w:p w14:paraId="6D69CA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2283)</w:t>
      </w:r>
    </w:p>
    <w:p w14:paraId="0E8703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2284)</w:t>
      </w:r>
    </w:p>
    <w:p w14:paraId="6CA4BC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2285)</w:t>
      </w:r>
    </w:p>
    <w:p w14:paraId="06D1B4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2286)</w:t>
      </w:r>
    </w:p>
    <w:p w14:paraId="36083D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2287)</w:t>
      </w:r>
    </w:p>
    <w:p w14:paraId="752074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2288)</w:t>
      </w:r>
    </w:p>
    <w:p w14:paraId="793309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2289)</w:t>
      </w:r>
    </w:p>
    <w:p w14:paraId="360DFB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2290)</w:t>
      </w:r>
    </w:p>
    <w:p w14:paraId="516FF7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2291)</w:t>
      </w:r>
    </w:p>
    <w:p w14:paraId="4F86DE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2292)</w:t>
      </w:r>
    </w:p>
    <w:p w14:paraId="0420C5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2293)</w:t>
      </w:r>
    </w:p>
    <w:p w14:paraId="7835C0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2294)</w:t>
      </w:r>
    </w:p>
    <w:p w14:paraId="41156B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2295)</w:t>
      </w:r>
    </w:p>
    <w:p w14:paraId="6DBC3B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2296)</w:t>
      </w:r>
    </w:p>
    <w:p w14:paraId="694C9E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2297)</w:t>
      </w:r>
    </w:p>
    <w:p w14:paraId="3B6C29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TAXCODE: TAXCODE mismatch: got 4, expected 9 for SPECCODE "UNCE" (rows 2298)</w:t>
      </w:r>
    </w:p>
    <w:p w14:paraId="3F8F19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2299)</w:t>
      </w:r>
    </w:p>
    <w:p w14:paraId="6FE11D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2300)</w:t>
      </w:r>
    </w:p>
    <w:p w14:paraId="2A3240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2301)</w:t>
      </w:r>
    </w:p>
    <w:p w14:paraId="64DAA1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2302)</w:t>
      </w:r>
    </w:p>
    <w:p w14:paraId="3278FE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2303)</w:t>
      </w:r>
    </w:p>
    <w:p w14:paraId="66B820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2304)</w:t>
      </w:r>
    </w:p>
    <w:p w14:paraId="40CD5D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2305)</w:t>
      </w:r>
    </w:p>
    <w:p w14:paraId="218E01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2306)</w:t>
      </w:r>
    </w:p>
    <w:p w14:paraId="5FE2D3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2307)</w:t>
      </w:r>
    </w:p>
    <w:p w14:paraId="1BDC12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2308)</w:t>
      </w:r>
    </w:p>
    <w:p w14:paraId="64CC54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2309)</w:t>
      </w:r>
    </w:p>
    <w:p w14:paraId="0DE385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2310)</w:t>
      </w:r>
    </w:p>
    <w:p w14:paraId="6C7CEB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2311)</w:t>
      </w:r>
    </w:p>
    <w:p w14:paraId="0F73DB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2312)</w:t>
      </w:r>
    </w:p>
    <w:p w14:paraId="6ACA1F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2313)</w:t>
      </w:r>
    </w:p>
    <w:p w14:paraId="672333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2314)</w:t>
      </w:r>
    </w:p>
    <w:p w14:paraId="4C8B8A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2315)</w:t>
      </w:r>
    </w:p>
    <w:p w14:paraId="203EB9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2316)</w:t>
      </w:r>
    </w:p>
    <w:p w14:paraId="216329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2317)</w:t>
      </w:r>
    </w:p>
    <w:p w14:paraId="74487E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2318)</w:t>
      </w:r>
    </w:p>
    <w:p w14:paraId="1C2B23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2319)</w:t>
      </w:r>
    </w:p>
    <w:p w14:paraId="3DFA64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2320)</w:t>
      </w:r>
    </w:p>
    <w:p w14:paraId="49F488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2321)</w:t>
      </w:r>
    </w:p>
    <w:p w14:paraId="451FC0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2322)</w:t>
      </w:r>
    </w:p>
    <w:p w14:paraId="6E1C9C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2323)</w:t>
      </w:r>
    </w:p>
    <w:p w14:paraId="5AB065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2324)</w:t>
      </w:r>
    </w:p>
    <w:p w14:paraId="3C20E0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2325)</w:t>
      </w:r>
    </w:p>
    <w:p w14:paraId="545D5D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2326)</w:t>
      </w:r>
    </w:p>
    <w:p w14:paraId="1CDA1F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2327)</w:t>
      </w:r>
    </w:p>
    <w:p w14:paraId="76FDC7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2328)</w:t>
      </w:r>
    </w:p>
    <w:p w14:paraId="00D0C9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2329)</w:t>
      </w:r>
    </w:p>
    <w:p w14:paraId="64C833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2330)</w:t>
      </w:r>
    </w:p>
    <w:p w14:paraId="6F5DE8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2331)</w:t>
      </w:r>
    </w:p>
    <w:p w14:paraId="009C44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2332)</w:t>
      </w:r>
    </w:p>
    <w:p w14:paraId="05FA77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2333)</w:t>
      </w:r>
    </w:p>
    <w:p w14:paraId="74C711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2334)</w:t>
      </w:r>
    </w:p>
    <w:p w14:paraId="140333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2335)</w:t>
      </w:r>
    </w:p>
    <w:p w14:paraId="59D24B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TAXCODE: TAXCODE mismatch: got 4, expected 9 for SPECCODE "UNCE" (rows 2336)</w:t>
      </w:r>
    </w:p>
    <w:p w14:paraId="73AF4B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2337)</w:t>
      </w:r>
    </w:p>
    <w:p w14:paraId="26F7EF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2338)</w:t>
      </w:r>
    </w:p>
    <w:p w14:paraId="10BBAE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59.9 outside typical survey area [20.0, 55.0] (rows 194, EVENTNO=194)</w:t>
      </w:r>
    </w:p>
    <w:p w14:paraId="0B1EDA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58.7333 outside typical survey area [20.0, 55.0] (rows 208, EVENTNO=208)</w:t>
      </w:r>
    </w:p>
    <w:p w14:paraId="39A39B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56.4 outside typical survey area [20.0, 55.0] (rows 209, EVENTNO=209)</w:t>
      </w:r>
    </w:p>
    <w:p w14:paraId="549BEF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56.35 outside typical survey area [20.0, 55.0] (rows 210, EVENTNO=210)</w:t>
      </w:r>
    </w:p>
    <w:p w14:paraId="7D2F4D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56.3333 outside typical survey area [20.0, 55.0] (rows 211, EVENTNO=211)</w:t>
      </w:r>
    </w:p>
    <w:p w14:paraId="1ACA3C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56.2 outside typical survey area [20.0, 55.0] (rows 212, EVENTNO=212)</w:t>
      </w:r>
    </w:p>
    <w:p w14:paraId="5B7342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62.1667 outside typical survey area [20.0, 55.0] (rows 268, EVENTNO=481)</w:t>
      </w:r>
    </w:p>
    <w:p w14:paraId="6FCF91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73.4167 outside typical survey area [20.0, 55.0] (rows 269, EVENTNO=482)</w:t>
      </w:r>
    </w:p>
    <w:p w14:paraId="08FC57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72.7167 outside typical survey area [20.0, 55.0] (rows 270, EVENTNO=483)</w:t>
      </w:r>
    </w:p>
    <w:p w14:paraId="53B755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72.5667 outside typical survey area [20.0, 55.0] (rows 271, EVENTNO=484)</w:t>
      </w:r>
    </w:p>
    <w:p w14:paraId="3B6264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74.8167 outside typical survey area [20.0, 55.0] (rows 272, EVENTNO=485)</w:t>
      </w:r>
    </w:p>
    <w:p w14:paraId="48B449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74.8167 outside typical survey area [20.0, 55.0] (rows 273, EVENTNO=486)</w:t>
      </w:r>
    </w:p>
    <w:p w14:paraId="476ADB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71.3667 outside typical survey area [20.0, 55.0] (rows 274, EVENTNO=487)</w:t>
      </w:r>
    </w:p>
    <w:p w14:paraId="69846F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71.5 outside typical survey area [20.0, 55.0] (rows 275, EVENTNO=488)</w:t>
      </w:r>
    </w:p>
    <w:p w14:paraId="18A964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74.5167 outside typical survey area [20.0, 55.0] (rows 276, EVENTNO=489)</w:t>
      </w:r>
    </w:p>
    <w:p w14:paraId="3571AB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73.8167 outside typical survey area [20.0, 55.0] (rows 277, EVENTNO=490)</w:t>
      </w:r>
    </w:p>
    <w:p w14:paraId="64C4DC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 outside typical survey area [20.0, 55.0] (rows 278, EVENTNO=491)</w:t>
      </w:r>
    </w:p>
    <w:p w14:paraId="6F5375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73.8167 outside typical survey area [20.0, 55.0] (rows 279, EVENTNO=492)</w:t>
      </w:r>
    </w:p>
    <w:p w14:paraId="6FE0CA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74.4833 outside typical survey area [20.0, 55.0] (rows 280, EVENTNO=493)</w:t>
      </w:r>
    </w:p>
    <w:p w14:paraId="1DC8B8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281, EVENTNO=494)</w:t>
      </w:r>
    </w:p>
    <w:p w14:paraId="384CA9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74.9167 outside typical survey area [20.0, 55.0] (rows 282, EVENTNO=495)</w:t>
      </w:r>
    </w:p>
    <w:p w14:paraId="701043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283, EVENTNO=496)</w:t>
      </w:r>
    </w:p>
    <w:p w14:paraId="3B0822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74.7667 outside typical survey area [20.0, 55.0] (rows 284, EVENTNO=497)</w:t>
      </w:r>
    </w:p>
    <w:p w14:paraId="420DDE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285, EVENTNO=498)</w:t>
      </w:r>
    </w:p>
    <w:p w14:paraId="29132A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73.5167 outside typical survey area [20.0, 55.0] (rows 286, EVENTNO=499)</w:t>
      </w:r>
    </w:p>
    <w:p w14:paraId="5F5997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72.5833 outside typical survey area [20.0, 55.0] (rows 287, EVENTNO=500)</w:t>
      </w:r>
    </w:p>
    <w:p w14:paraId="0B04A3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72.75 outside typical survey area [20.0, 55.0] (rows 288, EVENTNO=501)</w:t>
      </w:r>
    </w:p>
    <w:p w14:paraId="4C1037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73.7667 outside typical survey area [20.0, 55.0] (rows 289, EVENTNO=502)</w:t>
      </w:r>
    </w:p>
    <w:p w14:paraId="252728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74.6333 outside typical survey area [20.0, 55.0] (rows 290, EVENTNO=503)</w:t>
      </w:r>
    </w:p>
    <w:p w14:paraId="6A41A7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74.2667 outside typical survey area [20.0, 55.0] (rows 291, EVENTNO=504)</w:t>
      </w:r>
    </w:p>
    <w:p w14:paraId="73C2D2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74.2833 outside typical survey area [20.0, 55.0] (rows 292, EVENTNO=505)</w:t>
      </w:r>
    </w:p>
    <w:p w14:paraId="140606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75.3333 outside typical survey area [20.0, 55.0] (rows 293, EVENTNO=506)</w:t>
      </w:r>
    </w:p>
    <w:p w14:paraId="46439D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74.0833 outside typical survey area [20.0, 55.0] (rows 294, EVENTNO=507)</w:t>
      </w:r>
    </w:p>
    <w:p w14:paraId="2B0A22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73.6 outside typical survey area [20.0, 55.0] (rows 295, EVENTNO=508)</w:t>
      </w:r>
    </w:p>
    <w:p w14:paraId="3EE813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76.1333 outside typical survey area [20.0, 55.0] (rows 296, EVENTNO=509)</w:t>
      </w:r>
    </w:p>
    <w:p w14:paraId="684BD2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76.1833 outside typical survey area [20.0, 55.0] (rows 297, EVENTNO=510)</w:t>
      </w:r>
    </w:p>
    <w:p w14:paraId="3FE682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76.1667 outside typical survey area [20.0, 55.0] (rows 298, EVENTNO=511)</w:t>
      </w:r>
    </w:p>
    <w:p w14:paraId="093B2D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76.1667 outside typical survey area [20.0, 55.0] (rows 299, EVENTNO=512)</w:t>
      </w:r>
    </w:p>
    <w:p w14:paraId="3E4E47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74.4333 outside typical survey area [20.0, 55.0] (rows 300, EVENTNO=513)</w:t>
      </w:r>
    </w:p>
    <w:p w14:paraId="5C260A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 outside typical survey area [20.0, 55.0] (rows 301, EVENTNO=514)</w:t>
      </w:r>
    </w:p>
    <w:p w14:paraId="3A6C8C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74.5 outside typical survey area [20.0, 55.0] (rows 302, EVENTNO=515)</w:t>
      </w:r>
    </w:p>
    <w:p w14:paraId="7164CA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74.65 outside typical survey area [20.0, 55.0] (rows 303, EVENTNO=516)</w:t>
      </w:r>
    </w:p>
    <w:p w14:paraId="42A692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76.2 outside typical survey area [20.0, 55.0] (rows 304, EVENTNO=517)</w:t>
      </w:r>
    </w:p>
    <w:p w14:paraId="0B58E2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79.7167 outside typical survey area [20.0, 55.0] (rows 305, EVENTNO=518)</w:t>
      </w:r>
    </w:p>
    <w:p w14:paraId="6C02F4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78.1667 outside typical survey area [20.0, 55.0] (rows 306, EVENTNO=519)</w:t>
      </w:r>
    </w:p>
    <w:p w14:paraId="487333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78.0833 outside typical survey area [20.0, 55.0] (rows 307, EVENTNO=520)</w:t>
      </w:r>
    </w:p>
    <w:p w14:paraId="069ADE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63.2667 outside typical survey area [20.0, 55.0] (rows 308, EVENTNO=521)</w:t>
      </w:r>
    </w:p>
    <w:p w14:paraId="7E5821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63.2 outside typical survey area [20.0, 55.0] (rows 309, EVENTNO=522)</w:t>
      </w:r>
    </w:p>
    <w:p w14:paraId="1613F0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63.3 outside typical survey area [20.0, 55.0] (rows 310, EVENTNO=523)</w:t>
      </w:r>
    </w:p>
    <w:p w14:paraId="15F30E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8.75 outside typical survey area [20.0, 55.0] (rows 311, EVENTNO=527)</w:t>
      </w:r>
    </w:p>
    <w:p w14:paraId="287778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8.3 outside typical survey area [20.0, 55.0] (rows 312, EVENTNO=528)</w:t>
      </w:r>
    </w:p>
    <w:p w14:paraId="0A4E4E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57.5 outside typical survey area [20.0, 55.0] (rows 314, EVENTNO=530)</w:t>
      </w:r>
    </w:p>
    <w:p w14:paraId="792F16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56.25 outside typical survey area [20.0, 55.0] (rows 395, EVENTNO=891)</w:t>
      </w:r>
    </w:p>
    <w:p w14:paraId="1E9153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7.1 outside typical survey area [20.0, 55.0] (rows 433, EVENTNO=1263)</w:t>
      </w:r>
    </w:p>
    <w:p w14:paraId="4846F2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7.6 outside typical survey area [20.0, 55.0] (rows 434, EVENTNO=1264)</w:t>
      </w:r>
    </w:p>
    <w:p w14:paraId="64CC15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8.2 outside typical survey area [20.0, 55.0] (rows 435, EVENTNO=1265)</w:t>
      </w:r>
    </w:p>
    <w:p w14:paraId="044E84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9.08333 outside typical survey area [20.0, 55.0] (rows 436, EVENTNO=1266)</w:t>
      </w:r>
    </w:p>
    <w:p w14:paraId="53410A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8.78333 outside typical survey area [20.0, 55.0] (rows 437, EVENTNO=1267)</w:t>
      </w:r>
    </w:p>
    <w:p w14:paraId="014E80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11.7833 outside typical survey area [20.0, 55.0] (rows 438, EVENTNO=1268)</w:t>
      </w:r>
    </w:p>
    <w:p w14:paraId="3BA354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16.4833 outside typical survey area [20.0, 55.0] (rows 439, EVENTNO=1269)</w:t>
      </w:r>
    </w:p>
    <w:p w14:paraId="03E077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66.15 outside typical survey area [20.0, 55.0] (rows 462, EVENTNO=1299)</w:t>
      </w:r>
    </w:p>
    <w:p w14:paraId="554997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57.4167 outside typical survey area [20.0, 55.0] (rows 468, EVENTNO=1305)</w:t>
      </w:r>
    </w:p>
    <w:p w14:paraId="034017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58.95 outside typical survey area [20.0, 55.0] (rows 472, EVENTNO=1309)</w:t>
      </w:r>
    </w:p>
    <w:p w14:paraId="4CD3B3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56.45 outside typical survey area [20.0, 55.0] (rows 474, EVENTNO=1311)</w:t>
      </w:r>
    </w:p>
    <w:p w14:paraId="70930E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55.45 outside typical survey area [20.0, 55.0] (rows 482, EVENTNO=1319)</w:t>
      </w:r>
    </w:p>
    <w:p w14:paraId="549B9B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66.6333 outside typical survey area [20.0, 55.0] (rows 568, EVENTNO=1636)</w:t>
      </w:r>
    </w:p>
    <w:p w14:paraId="70B969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66.6167 outside typical survey area [20.0, 55.0] (rows 569, EVENTNO=1637)</w:t>
      </w:r>
    </w:p>
    <w:p w14:paraId="141CB8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 outside typical survey area [20.0, 55.0] (rows 570, EVENTNO=1638)</w:t>
      </w:r>
    </w:p>
    <w:p w14:paraId="2CE7E7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60.2667 outside typical survey area [20.0, 55.0] (rows 589, EVENTNO=1657)</w:t>
      </w:r>
    </w:p>
    <w:p w14:paraId="57A626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61.35 outside typical survey area [20.0, 55.0] (rows 592, EVENTNO=1660)</w:t>
      </w:r>
    </w:p>
    <w:p w14:paraId="1C1A17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63.3667 outside typical survey area [20.0, 55.0] (rows 596, EVENTNO=1664)</w:t>
      </w:r>
    </w:p>
    <w:p w14:paraId="300FC3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67.2 outside typical survey area [20.0, 55.0] (rows 597, EVENTNO=1665)</w:t>
      </w:r>
    </w:p>
    <w:p w14:paraId="67C910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58.95 outside typical survey area [20.0, 55.0] (rows 599, EVENTNO=1667)</w:t>
      </w:r>
    </w:p>
    <w:p w14:paraId="2778B7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58.5333 outside typical survey area [20.0, 55.0] (rows 600, EVENTNO=1668)</w:t>
      </w:r>
    </w:p>
    <w:p w14:paraId="5D303C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64.2833 outside typical survey area [20.0, 55.0] (rows 601, EVENTNO=1669)</w:t>
      </w:r>
    </w:p>
    <w:p w14:paraId="1E99F5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64.1833 outside typical survey area [20.0, 55.0] (rows 602, EVENTNO=1670)</w:t>
      </w:r>
    </w:p>
    <w:p w14:paraId="13754F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56.7333 outside typical survey area [20.0, 55.0] (rows 605, EVENTNO=1673)</w:t>
      </w:r>
    </w:p>
    <w:p w14:paraId="16729E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60.1333 outside typical survey area [20.0, 55.0] (rows 606, EVENTNO=1674)</w:t>
      </w:r>
    </w:p>
    <w:p w14:paraId="463FBC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64.35 outside typical survey area [20.0, 55.0] (rows 607, EVENTNO=1675)</w:t>
      </w:r>
    </w:p>
    <w:p w14:paraId="1640BA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64.35 outside typical survey area [20.0, 55.0] (rows 608, EVENTNO=1676)</w:t>
      </w:r>
    </w:p>
    <w:p w14:paraId="4C4936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64.35 outside typical survey area [20.0, 55.0] (rows 609, EVENTNO=1677)</w:t>
      </w:r>
    </w:p>
    <w:p w14:paraId="2FCF36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 outside typical survey area [20.0, 55.0] (rows 614, EVENTNO=1682)</w:t>
      </w:r>
    </w:p>
    <w:p w14:paraId="3B5FBF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55.35 outside typical survey area [20.0, 55.0] (rows 615, EVENTNO=1683)</w:t>
      </w:r>
    </w:p>
    <w:p w14:paraId="6344BA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59.25 outside typical survey area [20.0, 55.0] (rows 617, EVENTNO=1685)</w:t>
      </w:r>
    </w:p>
    <w:p w14:paraId="5EA61E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59.0667 outside typical survey area [20.0, 55.0] (rows 618, EVENTNO=1686)</w:t>
      </w:r>
    </w:p>
    <w:p w14:paraId="25EE93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61.0667 outside typical survey area [20.0, 55.0] (rows 619, EVENTNO=1687)</w:t>
      </w:r>
    </w:p>
    <w:p w14:paraId="4C8C9B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55.1333 outside typical survey area [20.0, 55.0] (rows 620, EVENTNO=1688)</w:t>
      </w:r>
    </w:p>
    <w:p w14:paraId="49277A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55.3167 outside typical survey area [20.0, 55.0] (rows 621, EVENTNO=1689)</w:t>
      </w:r>
    </w:p>
    <w:p w14:paraId="0A89FD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55.3333 outside typical survey area [20.0, 55.0] (rows 622, EVENTNO=1690)</w:t>
      </w:r>
    </w:p>
    <w:p w14:paraId="6ADBB5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64.2167 outside typical survey area [20.0, 55.0] (rows 647, EVENTNO=1762)</w:t>
      </w:r>
    </w:p>
    <w:p w14:paraId="09D3FF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60.3667 outside typical survey area [20.0, 55.0] (rows 652, EVENTNO=1800)</w:t>
      </w:r>
    </w:p>
    <w:p w14:paraId="24F2A2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57.8167 outside typical survey area [20.0, 55.0] (rows 670, EVENTNO=2174)</w:t>
      </w:r>
    </w:p>
    <w:p w14:paraId="0B4146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61.7 outside typical survey area [20.0, 55.0] (rows 671, EVENTNO=2175)</w:t>
      </w:r>
    </w:p>
    <w:p w14:paraId="623FC5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66.85 outside typical survey area [20.0, 55.0] (rows 679, EVENTNO=2183)</w:t>
      </w:r>
    </w:p>
    <w:p w14:paraId="43958E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62.1833 outside typical survey area [20.0, 55.0] (rows 719, EVENTNO=2223)</w:t>
      </w:r>
    </w:p>
    <w:p w14:paraId="5B93B2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67.5167 outside typical survey area [20.0, 55.0] (rows 720, EVENTNO=2224)</w:t>
      </w:r>
    </w:p>
    <w:p w14:paraId="4C2EE2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61.5333 outside typical survey area [20.0, 55.0] (rows 739, EVENTNO=2243)</w:t>
      </w:r>
    </w:p>
    <w:p w14:paraId="3DAC33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74.8167 outside typical survey area [20.0, 55.0] (rows 779, EVENTNO=2329)</w:t>
      </w:r>
    </w:p>
    <w:p w14:paraId="124B66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72.8167 outside typical survey area [20.0, 55.0] (rows 780, EVENTNO=2330)</w:t>
      </w:r>
    </w:p>
    <w:p w14:paraId="719539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74.5167 outside typical survey area [20.0, 55.0] (rows 781, EVENTNO=2331)</w:t>
      </w:r>
    </w:p>
    <w:p w14:paraId="04C0A8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74.5167 outside typical survey area [20.0, 55.0] (rows 782, EVENTNO=2332)</w:t>
      </w:r>
    </w:p>
    <w:p w14:paraId="6E0684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 outside typical survey area [20.0, 55.0] (rows 783, EVENTNO=2333)</w:t>
      </w:r>
    </w:p>
    <w:p w14:paraId="0B26F7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72.6167 outside typical survey area [20.0, 55.0] (rows 784, EVENTNO=2334)</w:t>
      </w:r>
    </w:p>
    <w:p w14:paraId="70DEB9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73.1 outside typical survey area [20.0, 55.0] (rows 785, EVENTNO=2335)</w:t>
      </w:r>
    </w:p>
    <w:p w14:paraId="2B700F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72.3833 outside typical survey area [20.0, 55.0] (rows 786, EVENTNO=2336)</w:t>
      </w:r>
    </w:p>
    <w:p w14:paraId="050357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72.2 outside typical survey area [20.0, 55.0] (rows 787, EVENTNO=2337)</w:t>
      </w:r>
    </w:p>
    <w:p w14:paraId="6C507D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72.2667 outside typical survey area [20.0, 55.0] (rows 788, EVENTNO=2338)</w:t>
      </w:r>
    </w:p>
    <w:p w14:paraId="66F255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64.8167 outside typical survey area [20.0, 55.0] (rows 792, EVENTNO=2345)</w:t>
      </w:r>
    </w:p>
    <w:p w14:paraId="79CAC3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67.4333 outside typical survey area [20.0, 55.0] (rows 793, EVENTNO=2346)</w:t>
      </w:r>
    </w:p>
    <w:p w14:paraId="72B11A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 outside typical survey area [20.0, 55.0] (rows 802, EVENTNO=2355)</w:t>
      </w:r>
    </w:p>
    <w:p w14:paraId="0F569A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76.1667 outside typical survey area [20.0, 55.0] (rows 803, EVENTNO=2356)</w:t>
      </w:r>
    </w:p>
    <w:p w14:paraId="08730E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63.0833 outside typical survey area [20.0, 55.0] (rows 804, EVENTNO=2357)</w:t>
      </w:r>
    </w:p>
    <w:p w14:paraId="40FB50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62.9 outside typical survey area [20.0, 55.0] (rows 805, EVENTNO=2358)</w:t>
      </w:r>
    </w:p>
    <w:p w14:paraId="04592B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63.1167 outside typical survey area [20.0, 55.0] (rows 806, EVENTNO=2359)</w:t>
      </w:r>
    </w:p>
    <w:p w14:paraId="6BE242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63.0167 outside typical survey area [20.0, 55.0] (rows 807, EVENTNO=2360)</w:t>
      </w:r>
    </w:p>
    <w:p w14:paraId="6215FC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62.8667 outside typical survey area [20.0, 55.0] (rows 808, EVENTNO=2361)</w:t>
      </w:r>
    </w:p>
    <w:p w14:paraId="00756E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62.9333 outside typical survey area [20.0, 55.0] (rows 809, EVENTNO=2362)</w:t>
      </w:r>
    </w:p>
    <w:p w14:paraId="342E43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63.0333 outside typical survey area [20.0, 55.0] (rows 810, EVENTNO=2363)</w:t>
      </w:r>
    </w:p>
    <w:p w14:paraId="6DE572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74.8167 outside typical survey area [20.0, 55.0] (rows 813, EVENTNO=2366)</w:t>
      </w:r>
    </w:p>
    <w:p w14:paraId="1658E8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72.8167 outside typical survey area [20.0, 55.0] (rows 814, EVENTNO=2367)</w:t>
      </w:r>
    </w:p>
    <w:p w14:paraId="6BCAD4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74.45 outside typical survey area [20.0, 55.0] (rows 815, EVENTNO=2368)</w:t>
      </w:r>
    </w:p>
    <w:p w14:paraId="5F3899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72.5833 outside typical survey area [20.0, 55.0] (rows 816, EVENTNO=2369)</w:t>
      </w:r>
    </w:p>
    <w:p w14:paraId="195A48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 outside typical survey area [20.0, 55.0] (rows 817, EVENTNO=2370)</w:t>
      </w:r>
    </w:p>
    <w:p w14:paraId="378D73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73.6833 outside typical survey area [20.0, 55.0] (rows 818, EVENTNO=2371)</w:t>
      </w:r>
    </w:p>
    <w:p w14:paraId="489F5A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 outside typical survey area [20.0, 55.0] (rows 819, EVENTNO=2372)</w:t>
      </w:r>
    </w:p>
    <w:p w14:paraId="24679B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73.45 outside typical survey area [20.0, 55.0] (rows 820, EVENTNO=2373)</w:t>
      </w:r>
    </w:p>
    <w:p w14:paraId="35B934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74.4333 outside typical survey area [20.0, 55.0] (rows 821, EVENTNO=2374)</w:t>
      </w:r>
    </w:p>
    <w:p w14:paraId="1D14E9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72.2667 outside typical survey area [20.0, 55.0] (rows 822, EVENTNO=2375)</w:t>
      </w:r>
    </w:p>
    <w:p w14:paraId="4641B9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73.1 outside typical survey area [20.0, 55.0] (rows 823, EVENTNO=2376)</w:t>
      </w:r>
    </w:p>
    <w:p w14:paraId="62694F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75.45 outside typical survey area [20.0, 55.0] (rows 824, EVENTNO=2377)</w:t>
      </w:r>
    </w:p>
    <w:p w14:paraId="7D2E34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75.45 outside typical survey area [20.0, 55.0] (rows 825, EVENTNO=2378)</w:t>
      </w:r>
    </w:p>
    <w:p w14:paraId="7095E8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75.3 outside typical survey area [20.0, 55.0] (rows 826, EVENTNO=2379)</w:t>
      </w:r>
    </w:p>
    <w:p w14:paraId="41FC3A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73.7167 outside typical survey area [20.0, 55.0] (rows 827, EVENTNO=2380)</w:t>
      </w:r>
    </w:p>
    <w:p w14:paraId="046B19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74.55 outside typical survey area [20.0, 55.0] (rows 828, EVENTNO=2381)</w:t>
      </w:r>
    </w:p>
    <w:p w14:paraId="1BAF25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74.55 outside typical survey area [20.0, 55.0] (rows 829, EVENTNO=2382)</w:t>
      </w:r>
    </w:p>
    <w:p w14:paraId="293BDA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74.5833 outside typical survey area [20.0, 55.0] (rows 830, EVENTNO=2383)</w:t>
      </w:r>
    </w:p>
    <w:p w14:paraId="782C16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74.5833 outside typical survey area [20.0, 55.0] (rows 831, EVENTNO=2384)</w:t>
      </w:r>
    </w:p>
    <w:p w14:paraId="4E72B4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74.65 outside typical survey area [20.0, 55.0] (rows 832, EVENTNO=2385)</w:t>
      </w:r>
    </w:p>
    <w:p w14:paraId="218819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69.15 outside typical survey area [20.0, 55.0] (rows 833, EVENTNO=2386)</w:t>
      </w:r>
    </w:p>
    <w:p w14:paraId="7D5A04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72.7833 outside typical survey area [20.0, 55.0] (rows 834, EVENTNO=2387)</w:t>
      </w:r>
    </w:p>
    <w:p w14:paraId="015D64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71.1833 outside typical survey area [20.0, 55.0] (rows 835, EVENTNO=2388)</w:t>
      </w:r>
    </w:p>
    <w:p w14:paraId="76E6FA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76.3333 outside typical survey area [20.0, 55.0] (rows 836, EVENTNO=2389)</w:t>
      </w:r>
    </w:p>
    <w:p w14:paraId="1620BC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73.4833 outside typical survey area [20.0, 55.0] (rows 838, EVENTNO=2391)</w:t>
      </w:r>
    </w:p>
    <w:p w14:paraId="00F113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62.2833 outside typical survey area [20.0, 55.0] (rows 839, EVENTNO=2392)</w:t>
      </w:r>
    </w:p>
    <w:p w14:paraId="3B86ED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62.2833 outside typical survey area [20.0, 55.0] (rows 840, EVENTNO=2393)</w:t>
      </w:r>
    </w:p>
    <w:p w14:paraId="426056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62.2833 outside typical survey area [20.0, 55.0] (rows 841, EVENTNO=2394)</w:t>
      </w:r>
    </w:p>
    <w:p w14:paraId="04F4DD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56.0333 outside typical survey area [20.0, 55.0] (rows 842, EVENTNO=2395)</w:t>
      </w:r>
    </w:p>
    <w:p w14:paraId="40D7ED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61.15 outside typical survey area [20.0, 55.0] (rows 843, EVENTNO=2396)</w:t>
      </w:r>
    </w:p>
    <w:p w14:paraId="36B7D7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62.7833 outside typical survey area [20.0, 55.0] (rows 844, EVENTNO=2397)</w:t>
      </w:r>
    </w:p>
    <w:p w14:paraId="45D22C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72.75 outside typical survey area [20.0, 55.0] (rows 845, EVENTNO=2398)</w:t>
      </w:r>
    </w:p>
    <w:p w14:paraId="2B0B9B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73.5167 outside typical survey area [20.0, 55.0] (rows 846, EVENTNO=2399)</w:t>
      </w:r>
    </w:p>
    <w:p w14:paraId="776841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77.1667 outside typical survey area [20.0, 55.0] (rows 847, EVENTNO=2400)</w:t>
      </w:r>
    </w:p>
    <w:p w14:paraId="7592D8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72.8667 outside typical survey area [20.0, 55.0] (rows 848, EVENTNO=2401)</w:t>
      </w:r>
    </w:p>
    <w:p w14:paraId="1D9B7E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72.6167 outside typical survey area [20.0, 55.0] (rows 849, EVENTNO=2402)</w:t>
      </w:r>
    </w:p>
    <w:p w14:paraId="714E53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72.2667 outside typical survey area [20.0, 55.0] (rows 850, EVENTNO=2403)</w:t>
      </w:r>
    </w:p>
    <w:p w14:paraId="64E239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71.1833 outside typical survey area [20.0, 55.0] (rows 851, EVENTNO=2404)</w:t>
      </w:r>
    </w:p>
    <w:p w14:paraId="55B8A4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71.2167 outside typical survey area [20.0, 55.0] (rows 852, EVENTNO=2405)</w:t>
      </w:r>
    </w:p>
    <w:p w14:paraId="279365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71.1833 outside typical survey area [20.0, 55.0] (rows 853, EVENTNO=2406)</w:t>
      </w:r>
    </w:p>
    <w:p w14:paraId="5C98B7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76.05 outside typical survey area [20.0, 55.0] (rows 854, EVENTNO=2407)</w:t>
      </w:r>
    </w:p>
    <w:p w14:paraId="69D22A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55.35 outside typical survey area [20.0, 55.0] (rows 878, EVENTNO=2431)</w:t>
      </w:r>
    </w:p>
    <w:p w14:paraId="3EB041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61.35 outside typical survey area [20.0, 55.0] (rows 880, EVENTNO=2433)</w:t>
      </w:r>
    </w:p>
    <w:p w14:paraId="0ADBED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61.2 outside typical survey area [20.0, 55.0] (rows 881, EVENTNO=2434)</w:t>
      </w:r>
    </w:p>
    <w:p w14:paraId="322646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59.2833 outside typical survey area [20.0, 55.0] (rows 898, EVENTNO=2451)</w:t>
      </w:r>
    </w:p>
    <w:p w14:paraId="016548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56.2 outside typical survey area [20.0, 55.0] (rows 905, EVENTNO=2458)</w:t>
      </w:r>
    </w:p>
    <w:p w14:paraId="259C43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55.5167 outside typical survey area [20.0, 55.0] (rows 906, EVENTNO=2459)</w:t>
      </w:r>
    </w:p>
    <w:p w14:paraId="76D570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55.5167 outside typical survey area [20.0, 55.0] (rows 907, EVENTNO=2460)</w:t>
      </w:r>
    </w:p>
    <w:p w14:paraId="7545A6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55.5167 outside typical survey area [20.0, 55.0] (rows 908, EVENTNO=2461)</w:t>
      </w:r>
    </w:p>
    <w:p w14:paraId="0C05CA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55.5167 outside typical survey area [20.0, 55.0] (rows 909, EVENTNO=2462)</w:t>
      </w:r>
    </w:p>
    <w:p w14:paraId="5527C7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56.1167 outside typical survey area [20.0, 55.0] (rows 1036, EVENTNO=2615)</w:t>
      </w:r>
    </w:p>
    <w:p w14:paraId="7227DF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55.8333 outside typical survey area [20.0, 55.0] (rows 1037, EVENTNO=2616)</w:t>
      </w:r>
    </w:p>
    <w:p w14:paraId="7EC2AD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55.7333 outside typical survey area [20.0, 55.0] (rows 1038, EVENTNO=2617)</w:t>
      </w:r>
    </w:p>
    <w:p w14:paraId="0D7D0C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55.6 outside typical survey area [20.0, 55.0] (rows 1039, EVENTNO=2618)</w:t>
      </w:r>
    </w:p>
    <w:p w14:paraId="115B10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59.05 outside typical survey area [20.0, 55.0] (rows 1040, EVENTNO=2619)</w:t>
      </w:r>
    </w:p>
    <w:p w14:paraId="6D8765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 outside typical survey area [20.0, 55.0] (rows 1136, EVENTNO=2871)</w:t>
      </w:r>
    </w:p>
    <w:p w14:paraId="7E4C29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72.75 outside typical survey area [20.0, 55.0] (rows 1148, EVENTNO=2930)</w:t>
      </w:r>
    </w:p>
    <w:p w14:paraId="4AE782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73.6333 outside typical survey area [20.0, 55.0] (rows 1149, EVENTNO=2931)</w:t>
      </w:r>
    </w:p>
    <w:p w14:paraId="2E79D8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61.6667 outside typical survey area [20.0, 55.0] (rows 1152, EVENTNO=2934)</w:t>
      </w:r>
    </w:p>
    <w:p w14:paraId="136D02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72.6167 outside typical survey area [20.0, 55.0] (rows 1154, EVENTNO=2936)</w:t>
      </w:r>
    </w:p>
    <w:p w14:paraId="5805EF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 outside typical survey area [20.0, 55.0] (rows 1156, EVENTNO=2938)</w:t>
      </w:r>
    </w:p>
    <w:p w14:paraId="76C587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57.8 outside typical survey area [20.0, 55.0] (rows 1158, EVENTNO=2940)</w:t>
      </w:r>
    </w:p>
    <w:p w14:paraId="12DF34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61.9667 outside typical survey area [20.0, 55.0] (rows 1159, EVENTNO=2941)</w:t>
      </w:r>
    </w:p>
    <w:p w14:paraId="17E039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55.1667 outside typical survey area [20.0, 55.0] (rows 1160, EVENTNO=2942)</w:t>
      </w:r>
    </w:p>
    <w:p w14:paraId="1017FB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58.6667 outside typical survey area [20.0, 55.0] (rows 1184, EVENTNO=2966)</w:t>
      </w:r>
    </w:p>
    <w:p w14:paraId="031708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66.0333 outside typical survey area [20.0, 55.0] (rows 1209, EVENTNO=2991)</w:t>
      </w:r>
    </w:p>
    <w:p w14:paraId="25BE60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66.1 outside typical survey area [20.0, 55.0] (rows 1210, EVENTNO=2992)</w:t>
      </w:r>
    </w:p>
    <w:p w14:paraId="137ECC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58.9167 outside typical survey area [20.0, 55.0] (rows 1213, EVENTNO=2995)</w:t>
      </w:r>
    </w:p>
    <w:p w14:paraId="0276EC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57.8833 outside typical survey area [20.0, 55.0] (rows 1216, EVENTNO=2998)</w:t>
      </w:r>
    </w:p>
    <w:p w14:paraId="276C88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62.85 outside typical survey area [20.0, 55.0] (rows 1217, EVENTNO=2999)</w:t>
      </w:r>
    </w:p>
    <w:p w14:paraId="09C73E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64.15 outside typical survey area [20.0, 55.0] (rows 1218, EVENTNO=3000)</w:t>
      </w:r>
    </w:p>
    <w:p w14:paraId="3BB8F5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64.15 outside typical survey area [20.0, 55.0] (rows 1219, EVENTNO=3001)</w:t>
      </w:r>
    </w:p>
    <w:p w14:paraId="41B311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71.3833 outside typical survey area [20.0, 55.0] (rows 1220, EVENTNO=3002)</w:t>
      </w:r>
    </w:p>
    <w:p w14:paraId="0DB24A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66.1 outside typical survey area [20.0, 55.0] (rows 1221, EVENTNO=3003)</w:t>
      </w:r>
    </w:p>
    <w:p w14:paraId="0BECF1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56.9667 outside typical survey area [20.0, 55.0] (rows 1222, EVENTNO=3004)</w:t>
      </w:r>
    </w:p>
    <w:p w14:paraId="1BE8FB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56.1 outside typical survey area [20.0, 55.0] (rows 1225, EVENTNO=3007)</w:t>
      </w:r>
    </w:p>
    <w:p w14:paraId="5401A3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56.1 outside typical survey area [20.0, 55.0] (rows 1226, EVENTNO=3008)</w:t>
      </w:r>
    </w:p>
    <w:p w14:paraId="5DEFA2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59.7833 outside typical survey area [20.0, 55.0] (rows 1227, EVENTNO=3009)</w:t>
      </w:r>
    </w:p>
    <w:p w14:paraId="4D4431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55.45 outside typical survey area [20.0, 55.0] (rows 1240, EVENTNO=3022)</w:t>
      </w:r>
    </w:p>
    <w:p w14:paraId="4C278A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57.4167 outside typical survey area [20.0, 55.0] (rows 1241, EVENTNO=3023)</w:t>
      </w:r>
    </w:p>
    <w:p w14:paraId="23F125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63.6167 outside typical survey area [20.0, 55.0] (rows 1242, EVENTNO=3024)</w:t>
      </w:r>
    </w:p>
    <w:p w14:paraId="752E14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63.4833 outside typical survey area [20.0, 55.0] (rows 1243, EVENTNO=3025)</w:t>
      </w:r>
    </w:p>
    <w:p w14:paraId="03E600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63.7167 outside typical survey area [20.0, 55.0] (rows 1248, EVENTNO=3030)</w:t>
      </w:r>
    </w:p>
    <w:p w14:paraId="299F83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55.3833 outside typical survey area [20.0, 55.0] (rows 1260, EVENTNO=3042)</w:t>
      </w:r>
    </w:p>
    <w:p w14:paraId="677CD2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60.8667 outside typical survey area [20.0, 55.0] (rows 1267, EVENTNO=3049)</w:t>
      </w:r>
    </w:p>
    <w:p w14:paraId="3AB2B4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61.8167 outside typical survey area [20.0, 55.0] (rows 1321, EVENTNO=3139)</w:t>
      </w:r>
    </w:p>
    <w:p w14:paraId="74B692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60.7167 outside typical survey area [20.0, 55.0] (rows 1322, EVENTNO=3140)</w:t>
      </w:r>
    </w:p>
    <w:p w14:paraId="1B1DA5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56.3667 outside typical survey area [20.0, 55.0] (rows 1327, EVENTNO=3188)</w:t>
      </w:r>
    </w:p>
    <w:p w14:paraId="5B665A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56.4833 outside typical survey area [20.0, 55.0] (rows 1328, EVENTNO=3189)</w:t>
      </w:r>
    </w:p>
    <w:p w14:paraId="00BA7A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56.3 outside typical survey area [20.0, 55.0] (rows 1348, EVENTNO=3355)</w:t>
      </w:r>
    </w:p>
    <w:p w14:paraId="0CF2DE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55.35 outside typical survey area [20.0, 55.0] (rows 1349, EVENTNO=3356)</w:t>
      </w:r>
    </w:p>
    <w:p w14:paraId="5C4038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55.35 outside typical survey area [20.0, 55.0] (rows 1350, EVENTNO=3357)</w:t>
      </w:r>
    </w:p>
    <w:p w14:paraId="26CA71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58.3833 outside typical survey area [20.0, 55.0] (rows 1367, EVENTNO=3407)</w:t>
      </w:r>
    </w:p>
    <w:p w14:paraId="3F7F11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67.2833 outside typical survey area [20.0, 55.0] (rows 1368, EVENTNO=3408)</w:t>
      </w:r>
    </w:p>
    <w:p w14:paraId="08DFF8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66.85 outside typical survey area [20.0, 55.0] (rows 1369, EVENTNO=3409)</w:t>
      </w:r>
    </w:p>
    <w:p w14:paraId="1340EE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66.85 outside typical survey area [20.0, 55.0] (rows 1370, EVENTNO=3410)</w:t>
      </w:r>
    </w:p>
    <w:p w14:paraId="3D02E7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66.6667 outside typical survey area [20.0, 55.0] (rows 1371, EVENTNO=3411)</w:t>
      </w:r>
    </w:p>
    <w:p w14:paraId="338739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70.9167 outside typical survey area [20.0, 55.0] (rows 1378, EVENTNO=3418)</w:t>
      </w:r>
    </w:p>
    <w:p w14:paraId="65C5E4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64.0833 outside typical survey area [20.0, 55.0] (rows 1379, EVENTNO=3419)</w:t>
      </w:r>
    </w:p>
    <w:p w14:paraId="73E0E2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57.9 outside typical survey area [20.0, 55.0] (rows 1381, EVENTNO=3421)</w:t>
      </w:r>
    </w:p>
    <w:p w14:paraId="1568FA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62.8833 outside typical survey area [20.0, 55.0] (rows 1385, EVENTNO=3425)</w:t>
      </w:r>
    </w:p>
    <w:p w14:paraId="776D7D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62.8833 outside typical survey area [20.0, 55.0] (rows 1401, EVENTNO=3441)</w:t>
      </w:r>
    </w:p>
    <w:p w14:paraId="3E634A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66.5833 outside typical survey area [20.0, 55.0] (rows 1407, EVENTNO=3447)</w:t>
      </w:r>
    </w:p>
    <w:p w14:paraId="022CA3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59.7167 outside typical survey area [20.0, 55.0] (rows 1408, EVENTNO=3448)</w:t>
      </w:r>
    </w:p>
    <w:p w14:paraId="057812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59.7167 outside typical survey area [20.0, 55.0] (rows 1409, EVENTNO=3449)</w:t>
      </w:r>
    </w:p>
    <w:p w14:paraId="6A5E03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59.65 outside typical survey area [20.0, 55.0] (rows 1410, EVENTNO=3450)</w:t>
      </w:r>
    </w:p>
    <w:p w14:paraId="33C368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59.6333 outside typical survey area [20.0, 55.0] (rows 1411, EVENTNO=3451)</w:t>
      </w:r>
    </w:p>
    <w:p w14:paraId="6A9101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59.7167 outside typical survey area [20.0, 55.0] (rows 1412, EVENTNO=3452)</w:t>
      </w:r>
    </w:p>
    <w:p w14:paraId="57E94F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55.4333 outside typical survey area [20.0, 55.0] (rows 1420, EVENTNO=3480)</w:t>
      </w:r>
    </w:p>
    <w:p w14:paraId="2C9A34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56.55 outside typical survey area [20.0, 55.0] (rows 1426, EVENTNO=3566)</w:t>
      </w:r>
    </w:p>
    <w:p w14:paraId="32E04C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62.9667 outside typical survey area [20.0, 55.0] (rows 1430, EVENTNO=3590)</w:t>
      </w:r>
    </w:p>
    <w:p w14:paraId="61EBC3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56.5167 outside typical survey area [20.0, 55.0] (rows 1432, EVENTNO=3592)</w:t>
      </w:r>
    </w:p>
    <w:p w14:paraId="2CB30A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55.4 outside typical survey area [20.0, 55.0] (rows 1433, EVENTNO=3593)</w:t>
      </w:r>
    </w:p>
    <w:p w14:paraId="6BB4F4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55.3167 outside typical survey area [20.0, 55.0] (rows 1434, EVENTNO=3594)</w:t>
      </w:r>
    </w:p>
    <w:p w14:paraId="181153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61.95 outside typical survey area [20.0, 55.0] (rows 1435, EVENTNO=3595)</w:t>
      </w:r>
    </w:p>
    <w:p w14:paraId="6BBB9E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60.7167 outside typical survey area [20.0, 55.0] (rows 1436, EVENTNO=3596)</w:t>
      </w:r>
    </w:p>
    <w:p w14:paraId="17B5A2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63.1 outside typical survey area [20.0, 55.0] (rows 1438, EVENTNO=3598)</w:t>
      </w:r>
    </w:p>
    <w:p w14:paraId="2E252C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63.1 outside typical survey area [20.0, 55.0] (rows 1439, EVENTNO=3599)</w:t>
      </w:r>
    </w:p>
    <w:p w14:paraId="632922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63.1 outside typical survey area [20.0, 55.0] (rows 1440, EVENTNO=3600)</w:t>
      </w:r>
    </w:p>
    <w:p w14:paraId="3C2A3A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71.6667 outside typical survey area [20.0, 55.0] (rows 1441, EVENTNO=3601)</w:t>
      </w:r>
    </w:p>
    <w:p w14:paraId="3B1889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71.5 outside typical survey area [20.0, 55.0] (rows 1442, EVENTNO=3602)</w:t>
      </w:r>
    </w:p>
    <w:p w14:paraId="3766CB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73.9333 outside typical survey area [20.0, 55.0] (rows 1443, EVENTNO=3603)</w:t>
      </w:r>
    </w:p>
    <w:p w14:paraId="7DA641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67.9 outside typical survey area [20.0, 55.0] (rows 1444, EVENTNO=3604)</w:t>
      </w:r>
    </w:p>
    <w:p w14:paraId="6E3B3C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72.2667 outside typical survey area [20.0, 55.0] (rows 1445, EVENTNO=3605)</w:t>
      </w:r>
    </w:p>
    <w:p w14:paraId="718BA3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71.15 outside typical survey area [20.0, 55.0] (rows 1446, EVENTNO=3606)</w:t>
      </w:r>
    </w:p>
    <w:p w14:paraId="15132D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74.6 outside typical survey area [20.0, 55.0] (rows 1447, EVENTNO=3607)</w:t>
      </w:r>
    </w:p>
    <w:p w14:paraId="1BB988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66.15 outside typical survey area [20.0, 55.0] (rows 1448, EVENTNO=3608)</w:t>
      </w:r>
    </w:p>
    <w:p w14:paraId="37BDCA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71.2333 outside typical survey area [20.0, 55.0] (rows 1449, EVENTNO=3609)</w:t>
      </w:r>
    </w:p>
    <w:p w14:paraId="0712BA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74.1667 outside typical survey area [20.0, 55.0] (rows 1450, EVENTNO=3610)</w:t>
      </w:r>
    </w:p>
    <w:p w14:paraId="7488EB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74.1667 outside typical survey area [20.0, 55.0] (rows 1451, EVENTNO=3611)</w:t>
      </w:r>
    </w:p>
    <w:p w14:paraId="43C09A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 outside typical survey area [20.0, 55.0] (rows 1452, EVENTNO=3612)</w:t>
      </w:r>
    </w:p>
    <w:p w14:paraId="4F06F3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 outside typical survey area [20.0, 55.0] (rows 1453, EVENTNO=3613)</w:t>
      </w:r>
    </w:p>
    <w:p w14:paraId="58B22E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73.7667 outside typical survey area [20.0, 55.0] (rows 1454, EVENTNO=3614)</w:t>
      </w:r>
    </w:p>
    <w:p w14:paraId="46A002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71.4 outside typical survey area [20.0, 55.0] (rows 1455, EVENTNO=3615)</w:t>
      </w:r>
    </w:p>
    <w:p w14:paraId="03964F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74.3833 outside typical survey area [20.0, 55.0] (rows 1456, EVENTNO=3616)</w:t>
      </w:r>
    </w:p>
    <w:p w14:paraId="386279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 outside typical survey area [20.0, 55.0] (rows 1457, EVENTNO=3617)</w:t>
      </w:r>
    </w:p>
    <w:p w14:paraId="34E60C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 outside typical survey area [20.0, 55.0] (rows 1458, EVENTNO=3618)</w:t>
      </w:r>
    </w:p>
    <w:p w14:paraId="7887C6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73.2 outside typical survey area [20.0, 55.0] (rows 1459, EVENTNO=3619)</w:t>
      </w:r>
    </w:p>
    <w:p w14:paraId="0BE894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74.5333 outside typical survey area [20.0, 55.0] (rows 1460, EVENTNO=3620)</w:t>
      </w:r>
    </w:p>
    <w:p w14:paraId="74A6F0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74.3667 outside typical survey area [20.0, 55.0] (rows 1461, EVENTNO=3621)</w:t>
      </w:r>
    </w:p>
    <w:p w14:paraId="435761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74.3667 outside typical survey area [20.0, 55.0] (rows 1462, EVENTNO=3622)</w:t>
      </w:r>
    </w:p>
    <w:p w14:paraId="0A55B5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74.75 outside typical survey area [20.0, 55.0] (rows 1467, EVENTNO=3660)</w:t>
      </w:r>
    </w:p>
    <w:p w14:paraId="152353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75.75 outside typical survey area [20.0, 55.0] (rows 1468, EVENTNO=3661)</w:t>
      </w:r>
    </w:p>
    <w:p w14:paraId="07359E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 outside typical survey area [20.0, 55.0] (rows 1469, EVENTNO=3662)</w:t>
      </w:r>
    </w:p>
    <w:p w14:paraId="2F1D7F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 outside typical survey area [20.0, 55.0] (rows 1470, EVENTNO=3663)</w:t>
      </w:r>
    </w:p>
    <w:p w14:paraId="19A2B0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 outside typical survey area [20.0, 55.0] (rows 1471, EVENTNO=3664)</w:t>
      </w:r>
    </w:p>
    <w:p w14:paraId="115978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73.95 outside typical survey area [20.0, 55.0] (rows 1472, EVENTNO=3665)</w:t>
      </w:r>
    </w:p>
    <w:p w14:paraId="306870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 outside typical survey area [20.0, 55.0] (rows 1473, EVENTNO=3666)</w:t>
      </w:r>
    </w:p>
    <w:p w14:paraId="31A8DD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 outside typical survey area [20.0, 55.0] (rows 1474, EVENTNO=3667)</w:t>
      </w:r>
    </w:p>
    <w:p w14:paraId="3634A2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74.1667 outside typical survey area [20.0, 55.0] (rows 1475, EVENTNO=3668)</w:t>
      </w:r>
    </w:p>
    <w:p w14:paraId="1C554D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74.1667 outside typical survey area [20.0, 55.0] (rows 1476, EVENTNO=3669)</w:t>
      </w:r>
    </w:p>
    <w:p w14:paraId="0F7C1A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74.1667 outside typical survey area [20.0, 55.0] (rows 1477, EVENTNO=3670)</w:t>
      </w:r>
    </w:p>
    <w:p w14:paraId="270F30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 outside typical survey area [20.0, 55.0] (rows 1478, EVENTNO=3671)</w:t>
      </w:r>
    </w:p>
    <w:p w14:paraId="0CCEFF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 outside typical survey area [20.0, 55.0] (rows 1479, EVENTNO=3672)</w:t>
      </w:r>
    </w:p>
    <w:p w14:paraId="7C3E46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74.1667 outside typical survey area [20.0, 55.0] (rows 1480, EVENTNO=3673)</w:t>
      </w:r>
    </w:p>
    <w:p w14:paraId="7C2936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74.1667 outside typical survey area [20.0, 55.0] (rows 1481, EVENTNO=3674)</w:t>
      </w:r>
    </w:p>
    <w:p w14:paraId="54238C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74.1667 outside typical survey area [20.0, 55.0] (rows 1482, EVENTNO=3675)</w:t>
      </w:r>
    </w:p>
    <w:p w14:paraId="72C281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 outside typical survey area [20.0, 55.0] (rows 1483, EVENTNO=3676)</w:t>
      </w:r>
    </w:p>
    <w:p w14:paraId="2AF4FD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72.8167 outside typical survey area [20.0, 55.0] (rows 1484, EVENTNO=3677)</w:t>
      </w:r>
    </w:p>
    <w:p w14:paraId="13AAE7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72.8167 outside typical survey area [20.0, 55.0] (rows 1485, EVENTNO=3678)</w:t>
      </w:r>
    </w:p>
    <w:p w14:paraId="1E8326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 outside typical survey area [20.0, 55.0] (rows 1486, EVENTNO=3679)</w:t>
      </w:r>
    </w:p>
    <w:p w14:paraId="286FBC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71.5 outside typical survey area [20.0, 55.0] (rows 1487, EVENTNO=3680)</w:t>
      </w:r>
    </w:p>
    <w:p w14:paraId="618FF1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71.2333 outside typical survey area [20.0, 55.0] (rows 1488, EVENTNO=3681)</w:t>
      </w:r>
    </w:p>
    <w:p w14:paraId="6A33CD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73.9667 outside typical survey area [20.0, 55.0] (rows 1489, EVENTNO=3682)</w:t>
      </w:r>
    </w:p>
    <w:p w14:paraId="60616D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73.8167 outside typical survey area [20.0, 55.0] (rows 1490, EVENTNO=3683)</w:t>
      </w:r>
    </w:p>
    <w:p w14:paraId="14BA06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73.9167 outside typical survey area [20.0, 55.0] (rows 1491, EVENTNO=3684)</w:t>
      </w:r>
    </w:p>
    <w:p w14:paraId="3F9754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74.3833 outside typical survey area [20.0, 55.0] (rows 1492, EVENTNO=3685)</w:t>
      </w:r>
    </w:p>
    <w:p w14:paraId="2B9A5E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74.45 outside typical survey area [20.0, 55.0] (rows 1493, EVENTNO=3686)</w:t>
      </w:r>
    </w:p>
    <w:p w14:paraId="5C2EFD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74.4333 outside typical survey area [20.0, 55.0] (rows 1494, EVENTNO=3687)</w:t>
      </w:r>
    </w:p>
    <w:p w14:paraId="11BBF0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 outside typical survey area [20.0, 55.0] (rows 1495, EVENTNO=3688)</w:t>
      </w:r>
    </w:p>
    <w:p w14:paraId="721090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 outside typical survey area [20.0, 55.0] (rows 1496, EVENTNO=3689)</w:t>
      </w:r>
    </w:p>
    <w:p w14:paraId="008B38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1497, EVENTNO=3690)</w:t>
      </w:r>
    </w:p>
    <w:p w14:paraId="77F9F5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1498, EVENTNO=3691)</w:t>
      </w:r>
    </w:p>
    <w:p w14:paraId="4B557B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 outside typical survey area [20.0, 55.0] (rows 1499, EVENTNO=3692)</w:t>
      </w:r>
    </w:p>
    <w:p w14:paraId="2980FD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1500, EVENTNO=3693)</w:t>
      </w:r>
    </w:p>
    <w:p w14:paraId="548285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74.9167 outside typical survey area [20.0, 55.0] (rows 1501, EVENTNO=3694)</w:t>
      </w:r>
    </w:p>
    <w:p w14:paraId="2E5AD6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1502, EVENTNO=3695)</w:t>
      </w:r>
    </w:p>
    <w:p w14:paraId="6DE606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1503, EVENTNO=3696)</w:t>
      </w:r>
    </w:p>
    <w:p w14:paraId="2C9E46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75.3 outside typical survey area [20.0, 55.0] (rows 1504, EVENTNO=3697)</w:t>
      </w:r>
    </w:p>
    <w:p w14:paraId="4EFE9B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74.0167 outside typical survey area [20.0, 55.0] (rows 1505, EVENTNO=3698)</w:t>
      </w:r>
    </w:p>
    <w:p w14:paraId="18921B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1506, EVENTNO=3699)</w:t>
      </w:r>
    </w:p>
    <w:p w14:paraId="3824A8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 outside typical survey area [20.0, 55.0] (rows 1507, EVENTNO=3700)</w:t>
      </w:r>
    </w:p>
    <w:p w14:paraId="71595E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74.4833 outside typical survey area [20.0, 55.0] (rows 1508, EVENTNO=3701)</w:t>
      </w:r>
    </w:p>
    <w:p w14:paraId="0C9E52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 outside typical survey area [20.0, 55.0] (rows 1509, EVENTNO=3702)</w:t>
      </w:r>
    </w:p>
    <w:p w14:paraId="30CA07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 outside typical survey area [20.0, 55.0] (rows 1510, EVENTNO=3703)</w:t>
      </w:r>
    </w:p>
    <w:p w14:paraId="51A023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74.3833 outside typical survey area [20.0, 55.0] (rows 1511, EVENTNO=3704)</w:t>
      </w:r>
    </w:p>
    <w:p w14:paraId="078C91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74.3333 outside typical survey area [20.0, 55.0] (rows 1512, EVENTNO=3705)</w:t>
      </w:r>
    </w:p>
    <w:p w14:paraId="36AF23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74.2833 outside typical survey area [20.0, 55.0] (rows 1513, EVENTNO=3706)</w:t>
      </w:r>
    </w:p>
    <w:p w14:paraId="77FC0C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 outside typical survey area [20.0, 55.0] (rows 1514, EVENTNO=3707)</w:t>
      </w:r>
    </w:p>
    <w:p w14:paraId="1B78F6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74.5333 outside typical survey area [20.0, 55.0] (rows 1515, EVENTNO=3708)</w:t>
      </w:r>
    </w:p>
    <w:p w14:paraId="0A9653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 outside typical survey area [20.0, 55.0] (rows 1516, EVENTNO=3709)</w:t>
      </w:r>
    </w:p>
    <w:p w14:paraId="43FF50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73.8167 outside typical survey area [20.0, 55.0] (rows 1517, EVENTNO=3710)</w:t>
      </w:r>
    </w:p>
    <w:p w14:paraId="34C438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74.25 outside typical survey area [20.0, 55.0] (rows 1518, EVENTNO=3711)</w:t>
      </w:r>
    </w:p>
    <w:p w14:paraId="66BF34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 outside typical survey area [20.0, 55.0] (rows 1519, EVENTNO=3712)</w:t>
      </w:r>
    </w:p>
    <w:p w14:paraId="503C52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73.5167 outside typical survey area [20.0, 55.0] (rows 1520, EVENTNO=3713)</w:t>
      </w:r>
    </w:p>
    <w:p w14:paraId="353F77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73.85 outside typical survey area [20.0, 55.0] (rows 1521, EVENTNO=3714)</w:t>
      </w:r>
    </w:p>
    <w:p w14:paraId="5EE79E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73.8333 outside typical survey area [20.0, 55.0] (rows 1522, EVENTNO=3715)</w:t>
      </w:r>
    </w:p>
    <w:p w14:paraId="76C4F0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74.2667 outside typical survey area [20.0, 55.0] (rows 1523, EVENTNO=3716)</w:t>
      </w:r>
    </w:p>
    <w:p w14:paraId="7C4D1A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74.1333 outside typical survey area [20.0, 55.0] (rows 1524, EVENTNO=3717)</w:t>
      </w:r>
    </w:p>
    <w:p w14:paraId="34F5F3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74.35 outside typical survey area [20.0, 55.0] (rows 1525, EVENTNO=3718)</w:t>
      </w:r>
    </w:p>
    <w:p w14:paraId="5A8C64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73.7667 outside typical survey area [20.0, 55.0] (rows 1526, EVENTNO=3719)</w:t>
      </w:r>
    </w:p>
    <w:p w14:paraId="5706AF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 outside typical survey area [20.0, 55.0] (rows 1527, EVENTNO=3720)</w:t>
      </w:r>
    </w:p>
    <w:p w14:paraId="367E2E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 outside typical survey area [20.0, 55.0] (rows 1528, EVENTNO=3721)</w:t>
      </w:r>
    </w:p>
    <w:p w14:paraId="21BF2F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73.2 outside typical survey area [20.0, 55.0] (rows 1529, EVENTNO=3722)</w:t>
      </w:r>
    </w:p>
    <w:p w14:paraId="3E8834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72.6167 outside typical survey area [20.0, 55.0] (rows 1530, EVENTNO=3723)</w:t>
      </w:r>
    </w:p>
    <w:p w14:paraId="0A525A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72.75 outside typical survey area [20.0, 55.0] (rows 1531, EVENTNO=3724)</w:t>
      </w:r>
    </w:p>
    <w:p w14:paraId="1453B3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72.6833 outside typical survey area [20.0, 55.0] (rows 1532, EVENTNO=3725)</w:t>
      </w:r>
    </w:p>
    <w:p w14:paraId="6A2783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72.0167 outside typical survey area [20.0, 55.0] (rows 1533, EVENTNO=3726)</w:t>
      </w:r>
    </w:p>
    <w:p w14:paraId="08F4F5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72.0167 outside typical survey area [20.0, 55.0] (rows 1534, EVENTNO=3727)</w:t>
      </w:r>
    </w:p>
    <w:p w14:paraId="38733B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72.1833 outside typical survey area [20.0, 55.0] (rows 1535, EVENTNO=3728)</w:t>
      </w:r>
    </w:p>
    <w:p w14:paraId="37AE39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73.9667 outside typical survey area [20.0, 55.0] (rows 1536, EVENTNO=3729)</w:t>
      </w:r>
    </w:p>
    <w:p w14:paraId="31D7DF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73.8833 outside typical survey area [20.0, 55.0] (rows 1537, EVENTNO=3730)</w:t>
      </w:r>
    </w:p>
    <w:p w14:paraId="419632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74.2667 outside typical survey area [20.0, 55.0] (rows 1538, EVENTNO=3731)</w:t>
      </w:r>
    </w:p>
    <w:p w14:paraId="3A24B3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75.4 outside typical survey area [20.0, 55.0] (rows 1539, EVENTNO=3732)</w:t>
      </w:r>
    </w:p>
    <w:p w14:paraId="2D1976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74.3 outside typical survey area [20.0, 55.0] (rows 1540, EVENTNO=3733)</w:t>
      </w:r>
    </w:p>
    <w:p w14:paraId="44EACA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73.6833 outside typical survey area [20.0, 55.0] (rows 1541, EVENTNO=3734)</w:t>
      </w:r>
    </w:p>
    <w:p w14:paraId="7E6864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74.0667 outside typical survey area [20.0, 55.0] (rows 1542, EVENTNO=3735)</w:t>
      </w:r>
    </w:p>
    <w:p w14:paraId="05DCAD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 outside typical survey area [20.0, 55.0] (rows 1543, EVENTNO=3736)</w:t>
      </w:r>
    </w:p>
    <w:p w14:paraId="7E0629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73.5 outside typical survey area [20.0, 55.0] (rows 1544, EVENTNO=3737)</w:t>
      </w:r>
    </w:p>
    <w:p w14:paraId="4D762B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73.75 outside typical survey area [20.0, 55.0] (rows 1545, EVENTNO=3738)</w:t>
      </w:r>
    </w:p>
    <w:p w14:paraId="496E7B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73.9167 outside typical survey area [20.0, 55.0] (rows 1546, EVENTNO=3739)</w:t>
      </w:r>
    </w:p>
    <w:p w14:paraId="2E898B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73.45 outside typical survey area [20.0, 55.0] (rows 1547, EVENTNO=3740)</w:t>
      </w:r>
    </w:p>
    <w:p w14:paraId="6DBCA0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74.4333 outside typical survey area [20.0, 55.0] (rows 1548, EVENTNO=3741)</w:t>
      </w:r>
    </w:p>
    <w:p w14:paraId="78674D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74.35 outside typical survey area [20.0, 55.0] (rows 1549, EVENTNO=3742)</w:t>
      </w:r>
    </w:p>
    <w:p w14:paraId="2E0AC9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75.25 outside typical survey area [20.0, 55.0] (rows 1550, EVENTNO=3743)</w:t>
      </w:r>
    </w:p>
    <w:p w14:paraId="6EEA5A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76.0167 outside typical survey area [20.0, 55.0] (rows 1551, EVENTNO=3744)</w:t>
      </w:r>
    </w:p>
    <w:p w14:paraId="2FAC85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75.65 outside typical survey area [20.0, 55.0] (rows 1552, EVENTNO=3745)</w:t>
      </w:r>
    </w:p>
    <w:p w14:paraId="08953E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75.7667 outside typical survey area [20.0, 55.0] (rows 1553, EVENTNO=3746)</w:t>
      </w:r>
    </w:p>
    <w:p w14:paraId="607EE2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74.2333 outside typical survey area [20.0, 55.0] (rows 1554, EVENTNO=3747)</w:t>
      </w:r>
    </w:p>
    <w:p w14:paraId="7ECE6F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74.2833 outside typical survey area [20.0, 55.0] (rows 1555, EVENTNO=3748)</w:t>
      </w:r>
    </w:p>
    <w:p w14:paraId="509EAD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74.3833 outside typical survey area [20.0, 55.0] (rows 1556, EVENTNO=3749)</w:t>
      </w:r>
    </w:p>
    <w:p w14:paraId="7269E1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74.1667 outside typical survey area [20.0, 55.0] (rows 1557, EVENTNO=3750)</w:t>
      </w:r>
    </w:p>
    <w:p w14:paraId="630620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74.1167 outside typical survey area [20.0, 55.0] (rows 1558, EVENTNO=3751)</w:t>
      </w:r>
    </w:p>
    <w:p w14:paraId="7D10E6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74.3833 outside typical survey area [20.0, 55.0] (rows 1559, EVENTNO=3752)</w:t>
      </w:r>
    </w:p>
    <w:p w14:paraId="0C7280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74.5333 outside typical survey area [20.0, 55.0] (rows 1560, EVENTNO=3753)</w:t>
      </w:r>
    </w:p>
    <w:p w14:paraId="1FACA3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74.5833 outside typical survey area [20.0, 55.0] (rows 1561, EVENTNO=3754)</w:t>
      </w:r>
    </w:p>
    <w:p w14:paraId="3CFFCB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74.5167 outside typical survey area [20.0, 55.0] (rows 1562, EVENTNO=3755)</w:t>
      </w:r>
    </w:p>
    <w:p w14:paraId="3C1EAF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74.5167 outside typical survey area [20.0, 55.0] (rows 1563, EVENTNO=3756)</w:t>
      </w:r>
    </w:p>
    <w:p w14:paraId="0044AC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74.5667 outside typical survey area [20.0, 55.0] (rows 1564, EVENTNO=3757)</w:t>
      </w:r>
    </w:p>
    <w:p w14:paraId="65A8CA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74.15 outside typical survey area [20.0, 55.0] (rows 1565, EVENTNO=3758)</w:t>
      </w:r>
    </w:p>
    <w:p w14:paraId="1776AB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74.5833 outside typical survey area [20.0, 55.0] (rows 1566, EVENTNO=3759)</w:t>
      </w:r>
    </w:p>
    <w:p w14:paraId="3EA991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 outside typical survey area [20.0, 55.0] (rows 1567, EVENTNO=3760)</w:t>
      </w:r>
    </w:p>
    <w:p w14:paraId="0A5291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74.65 outside typical survey area [20.0, 55.0] (rows 1568, EVENTNO=3761)</w:t>
      </w:r>
    </w:p>
    <w:p w14:paraId="1CAFEE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76.3167 outside typical survey area [20.0, 55.0] (rows 1569, EVENTNO=3762)</w:t>
      </w:r>
    </w:p>
    <w:p w14:paraId="24593D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77.9667 outside typical survey area [20.0, 55.0] (rows 1570, EVENTNO=3763)</w:t>
      </w:r>
    </w:p>
    <w:p w14:paraId="0E9598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77.7167 outside typical survey area [20.0, 55.0] (rows 1571, EVENTNO=3764)</w:t>
      </w:r>
    </w:p>
    <w:p w14:paraId="1C129D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78.0833 outside typical survey area [20.0, 55.0] (rows 1572, EVENTNO=3765)</w:t>
      </w:r>
    </w:p>
    <w:p w14:paraId="112498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73.75 outside typical survey area [20.0, 55.0] (rows 1573, EVENTNO=3766)</w:t>
      </w:r>
    </w:p>
    <w:p w14:paraId="43FB0F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66.3833 outside typical survey area [20.0, 55.0] (rows 1574, EVENTNO=3767)</w:t>
      </w:r>
    </w:p>
    <w:p w14:paraId="117F90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63.3167 outside typical survey area [20.0, 55.0] (rows 1575, EVENTNO=3768)</w:t>
      </w:r>
    </w:p>
    <w:p w14:paraId="65CD8A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63.45 outside typical survey area [20.0, 55.0] (rows 1576, EVENTNO=3769)</w:t>
      </w:r>
    </w:p>
    <w:p w14:paraId="1934A0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63.4833 outside typical survey area [20.0, 55.0] (rows 1577, EVENTNO=3770)</w:t>
      </w:r>
    </w:p>
    <w:p w14:paraId="12EE1D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63.6833 outside typical survey area [20.0, 55.0] (rows 1578, EVENTNO=3771)</w:t>
      </w:r>
    </w:p>
    <w:p w14:paraId="53E6B4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63.3833 outside typical survey area [20.0, 55.0] (rows 1579, EVENTNO=3772)</w:t>
      </w:r>
    </w:p>
    <w:p w14:paraId="5494DB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65.4 outside typical survey area [20.0, 55.0] (rows 1580, EVENTNO=3773)</w:t>
      </w:r>
    </w:p>
    <w:p w14:paraId="6DAC83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65.4 outside typical survey area [20.0, 55.0] (rows 1581, EVENTNO=3774)</w:t>
      </w:r>
    </w:p>
    <w:p w14:paraId="0E2CE1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60.75 outside typical survey area [20.0, 55.0] (rows 1582, EVENTNO=3775)</w:t>
      </w:r>
    </w:p>
    <w:p w14:paraId="6AE5A2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60.7333 outside typical survey area [20.0, 55.0] (rows 1583, EVENTNO=3776)</w:t>
      </w:r>
    </w:p>
    <w:p w14:paraId="06A996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62.6167 outside typical survey area [20.0, 55.0] (rows 1584, EVENTNO=3777)</w:t>
      </w:r>
    </w:p>
    <w:p w14:paraId="32F507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76.3167 outside typical survey area [20.0, 55.0] (rows 1585, EVENTNO=3778)</w:t>
      </w:r>
    </w:p>
    <w:p w14:paraId="7D2A26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76.35 outside typical survey area [20.0, 55.0] (rows 1586, EVENTNO=3779)</w:t>
      </w:r>
    </w:p>
    <w:p w14:paraId="55234B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76.0167 outside typical survey area [20.0, 55.0] (rows 1587, EVENTNO=3780)</w:t>
      </w:r>
    </w:p>
    <w:p w14:paraId="46012C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76.0833 outside typical survey area [20.0, 55.0] (rows 1588, EVENTNO=3781)</w:t>
      </w:r>
    </w:p>
    <w:p w14:paraId="360860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74.45 outside typical survey area [20.0, 55.0] (rows 1589, EVENTNO=3782)</w:t>
      </w:r>
    </w:p>
    <w:p w14:paraId="7A6780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74.45 outside typical survey area [20.0, 55.0] (rows 1590, EVENTNO=3783)</w:t>
      </w:r>
    </w:p>
    <w:p w14:paraId="6FB884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75.4833 outside typical survey area [20.0, 55.0] (rows 1591, EVENTNO=3784)</w:t>
      </w:r>
    </w:p>
    <w:p w14:paraId="14B124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58.7333 outside typical survey area [20.0, 55.0] (rows 1596, EVENTNO=3851)</w:t>
      </w:r>
    </w:p>
    <w:p w14:paraId="6AD505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61.75 outside typical survey area [20.0, 55.0] (rows 1597, EVENTNO=3852)</w:t>
      </w:r>
    </w:p>
    <w:p w14:paraId="094980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70.9333 outside typical survey area [20.0, 55.0] (rows 1598, EVENTNO=3853)</w:t>
      </w:r>
    </w:p>
    <w:p w14:paraId="63DCE0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60.8667 outside typical survey area [20.0, 55.0] (rows 1606, EVENTNO=3861)</w:t>
      </w:r>
    </w:p>
    <w:p w14:paraId="2BA322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66.15 outside typical survey area [20.0, 55.0] (rows 1609, EVENTNO=3864)</w:t>
      </w:r>
    </w:p>
    <w:p w14:paraId="2C6261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55.2 outside typical survey area [20.0, 55.0] (rows 1610, EVENTNO=3865)</w:t>
      </w:r>
    </w:p>
    <w:p w14:paraId="553AA7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59.1667 outside typical survey area [20.0, 55.0] (rows 1621, EVENTNO=3876)</w:t>
      </w:r>
    </w:p>
    <w:p w14:paraId="462E2C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68.3667 outside typical survey area [20.0, 55.0] (rows 1622, EVENTNO=3877)</w:t>
      </w:r>
    </w:p>
    <w:p w14:paraId="745B8E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 outside typical survey area [20.0, 55.0] (rows 1623, EVENTNO=3878)</w:t>
      </w:r>
    </w:p>
    <w:p w14:paraId="77724C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63.9333 outside typical survey area [20.0, 55.0] (rows 1624, EVENTNO=3879)</w:t>
      </w:r>
    </w:p>
    <w:p w14:paraId="76E3F6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60.2667 outside typical survey area [20.0, 55.0] (rows 1625, EVENTNO=3880)</w:t>
      </w:r>
    </w:p>
    <w:p w14:paraId="2272E4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63.6167 outside typical survey area [20.0, 55.0] (rows 1638, EVENTNO=3893)</w:t>
      </w:r>
    </w:p>
    <w:p w14:paraId="2CA7C3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63.95 outside typical survey area [20.0, 55.0] (rows 1639, EVENTNO=3894)</w:t>
      </w:r>
    </w:p>
    <w:p w14:paraId="3B1321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56.4333 outside typical survey area [20.0, 55.0] (rows 1641, EVENTNO=3896)</w:t>
      </w:r>
    </w:p>
    <w:p w14:paraId="67FBE8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58.55 outside typical survey area [20.0, 55.0] (rows 1655, EVENTNO=3910)</w:t>
      </w:r>
    </w:p>
    <w:p w14:paraId="460531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61.3333 outside typical survey area [20.0, 55.0] (rows 1656, EVENTNO=3911)</w:t>
      </w:r>
    </w:p>
    <w:p w14:paraId="503A6B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61.5333 outside typical survey area [20.0, 55.0] (rows 1657, EVENTNO=3912)</w:t>
      </w:r>
    </w:p>
    <w:p w14:paraId="6C2C5D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61.6 outside typical survey area [20.0, 55.0] (rows 1658, EVENTNO=3913)</w:t>
      </w:r>
    </w:p>
    <w:p w14:paraId="7D0EBE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61.6333 outside typical survey area [20.0, 55.0] (rows 1659, EVENTNO=3914)</w:t>
      </w:r>
    </w:p>
    <w:p w14:paraId="399CBC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61.8333 outside typical survey area [20.0, 55.0] (rows 1660, EVENTNO=3915)</w:t>
      </w:r>
    </w:p>
    <w:p w14:paraId="4CEA10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63.2 outside typical survey area [20.0, 55.0] (rows 1661, EVENTNO=3916)</w:t>
      </w:r>
    </w:p>
    <w:p w14:paraId="4A8CFE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68.6833 outside typical survey area [20.0, 55.0] (rows 1668, EVENTNO=3923)</w:t>
      </w:r>
    </w:p>
    <w:p w14:paraId="1DFD10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55.25 outside typical survey area [20.0, 55.0] (rows 1677, EVENTNO=3932)</w:t>
      </w:r>
    </w:p>
    <w:p w14:paraId="107B3F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67.9 outside typical survey area [20.0, 55.0] (rows 1957, EVENTNO=4238)</w:t>
      </w:r>
    </w:p>
    <w:p w14:paraId="63374B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68.5667 outside typical survey area [20.0, 55.0] (rows 1958, EVENTNO=4239)</w:t>
      </w:r>
    </w:p>
    <w:p w14:paraId="5B529D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68.8833 outside typical survey area [20.0, 55.0] (rows 1959, EVENTNO=4240)</w:t>
      </w:r>
    </w:p>
    <w:p w14:paraId="0B678D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61.15 outside typical survey area [20.0, 55.0] (rows 1962, EVENTNO=4243)</w:t>
      </w:r>
    </w:p>
    <w:p w14:paraId="1E9DB5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61.1667 outside typical survey area [20.0, 55.0] (rows 1963, EVENTNO=4244)</w:t>
      </w:r>
    </w:p>
    <w:p w14:paraId="233C74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64.5 outside typical survey area [20.0, 55.0] (rows 1964, EVENTNO=4245)</w:t>
      </w:r>
    </w:p>
    <w:p w14:paraId="614129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68.5167 outside typical survey area [20.0, 55.0] (rows 1972, EVENTNO=4267)</w:t>
      </w:r>
    </w:p>
    <w:p w14:paraId="1BE3EC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61.7167 outside typical survey area [20.0, 55.0] (rows 1973, EVENTNO=4268)</w:t>
      </w:r>
    </w:p>
    <w:p w14:paraId="11E942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61.9167 outside typical survey area [20.0, 55.0] (rows 1974, EVENTNO=4269)</w:t>
      </w:r>
    </w:p>
    <w:p w14:paraId="3CAA4B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59.6 outside typical survey area [20.0, 55.0] (rows 1975, EVENTNO=4270)</w:t>
      </w:r>
    </w:p>
    <w:p w14:paraId="6C27DC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60.7333 outside typical survey area [20.0, 55.0] (rows 1985, EVENTNO=4343)</w:t>
      </w:r>
    </w:p>
    <w:p w14:paraId="504CF5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71.3333 outside typical survey area [20.0, 55.0] (rows 1986, EVENTNO=4344)</w:t>
      </w:r>
    </w:p>
    <w:p w14:paraId="33747A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68.6667 outside typical survey area [20.0, 55.0] (rows 1987, EVENTNO=4345)</w:t>
      </w:r>
    </w:p>
    <w:p w14:paraId="169562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76.3333 outside typical survey area [20.0, 55.0] (rows 1988, EVENTNO=4346)</w:t>
      </w:r>
    </w:p>
    <w:p w14:paraId="7BF856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76.3167 outside typical survey area [20.0, 55.0] (rows 1989, EVENTNO=4347)</w:t>
      </w:r>
    </w:p>
    <w:p w14:paraId="010DE9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76.1333 outside typical survey area [20.0, 55.0] (rows 1990, EVENTNO=4348)</w:t>
      </w:r>
    </w:p>
    <w:p w14:paraId="0DD479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75.5667 outside typical survey area [20.0, 55.0] (rows 1991, EVENTNO=4349)</w:t>
      </w:r>
    </w:p>
    <w:p w14:paraId="2B33B7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64.8833 outside typical survey area [20.0, 55.0] (rows 2005, EVENTNO=4363)</w:t>
      </w:r>
    </w:p>
    <w:p w14:paraId="7A01FA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62.85 outside typical survey area [20.0, 55.0] (rows 2006, EVENTNO=4364)</w:t>
      </w:r>
    </w:p>
    <w:p w14:paraId="38F3C5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64.1 outside typical survey area [20.0, 55.0] (rows 2007, EVENTNO=4365)</w:t>
      </w:r>
    </w:p>
    <w:p w14:paraId="7AFFA0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64.0833 outside typical survey area [20.0, 55.0] (rows 2008, EVENTNO=4366)</w:t>
      </w:r>
    </w:p>
    <w:p w14:paraId="3BBA58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61.9667 outside typical survey area [20.0, 55.0] (rows 2009, EVENTNO=4367)</w:t>
      </w:r>
    </w:p>
    <w:p w14:paraId="76ED9D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61.9833 outside typical survey area [20.0, 55.0] (rows 2010, EVENTNO=4368)</w:t>
      </w:r>
    </w:p>
    <w:p w14:paraId="14B450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62.05 outside typical survey area [20.0, 55.0] (rows 2011, EVENTNO=4369)</w:t>
      </w:r>
    </w:p>
    <w:p w14:paraId="647372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63.1833 outside typical survey area [20.0, 55.0] (rows 2012, EVENTNO=4370)</w:t>
      </w:r>
    </w:p>
    <w:p w14:paraId="3BF422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63.6667 outside typical survey area [20.0, 55.0] (rows 2013, EVENTNO=4371)</w:t>
      </w:r>
    </w:p>
    <w:p w14:paraId="1FC93E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63.6333 outside typical survey area [20.0, 55.0] (rows 2014, EVENTNO=4372)</w:t>
      </w:r>
    </w:p>
    <w:p w14:paraId="067A3D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63.6 outside typical survey area [20.0, 55.0] (rows 2015, EVENTNO=4373)</w:t>
      </w:r>
    </w:p>
    <w:p w14:paraId="1AA55F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63.5667 outside typical survey area [20.0, 55.0] (rows 2016, EVENTNO=4374)</w:t>
      </w:r>
    </w:p>
    <w:p w14:paraId="5555F4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63.4167 outside typical survey area [20.0, 55.0] (rows 2017, EVENTNO=4375)</w:t>
      </w:r>
    </w:p>
    <w:p w14:paraId="5D8DF6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63.3 outside typical survey area [20.0, 55.0] (rows 2018, EVENTNO=4376)</w:t>
      </w:r>
    </w:p>
    <w:p w14:paraId="2A26FF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58.9833 outside typical survey area [20.0, 55.0] (rows 2019, EVENTNO=4377)</w:t>
      </w:r>
    </w:p>
    <w:p w14:paraId="35205E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58.5 outside typical survey area [20.0, 55.0] (rows 2020, EVENTNO=4378)</w:t>
      </w:r>
    </w:p>
    <w:p w14:paraId="35E165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55.4833 outside typical survey area [20.0, 55.0] (rows 2021, EVENTNO=4379)</w:t>
      </w:r>
    </w:p>
    <w:p w14:paraId="230BD5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55.0833 outside typical survey area [20.0, 55.0] (rows 2022, EVENTNO=4380)</w:t>
      </w:r>
    </w:p>
    <w:p w14:paraId="17FBEA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73.4333 outside typical survey area [20.0, 55.0] (rows 2023, EVENTNO=4381)</w:t>
      </w:r>
    </w:p>
    <w:p w14:paraId="364F65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74.4167 outside typical survey area [20.0, 55.0] (rows 2024, EVENTNO=4382)</w:t>
      </w:r>
    </w:p>
    <w:p w14:paraId="1F05B6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74.4167 outside typical survey area [20.0, 55.0] (rows 2025, EVENTNO=4383)</w:t>
      </w:r>
    </w:p>
    <w:p w14:paraId="394097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 outside typical survey area [20.0, 55.0] (rows 2026, EVENTNO=4384)</w:t>
      </w:r>
    </w:p>
    <w:p w14:paraId="7DF09D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73.5333 outside typical survey area [20.0, 55.0] (rows 2027, EVENTNO=4385)</w:t>
      </w:r>
    </w:p>
    <w:p w14:paraId="12EA47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72.4333 outside typical survey area [20.0, 55.0] (rows 2028, EVENTNO=4386)</w:t>
      </w:r>
    </w:p>
    <w:p w14:paraId="40CADF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73.6333 outside typical survey area [20.0, 55.0] (rows 2029, EVENTNO=4387)</w:t>
      </w:r>
    </w:p>
    <w:p w14:paraId="41E94C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71.7 outside typical survey area [20.0, 55.0] (rows 2030, EVENTNO=4388)</w:t>
      </w:r>
    </w:p>
    <w:p w14:paraId="2E1C71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71.5 outside typical survey area [20.0, 55.0] (rows 2031, EVENTNO=4389)</w:t>
      </w:r>
    </w:p>
    <w:p w14:paraId="1445BC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71.45 outside typical survey area [20.0, 55.0] (rows 2032, EVENTNO=4390)</w:t>
      </w:r>
    </w:p>
    <w:p w14:paraId="5268F8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71.2333 outside typical survey area [20.0, 55.0] (rows 2033, EVENTNO=4391)</w:t>
      </w:r>
    </w:p>
    <w:p w14:paraId="201947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71.2167 outside typical survey area [20.0, 55.0] (rows 2034, EVENTNO=4392)</w:t>
      </w:r>
    </w:p>
    <w:p w14:paraId="04CDC3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76.55 outside typical survey area [20.0, 55.0] (rows 2035, EVENTNO=4393)</w:t>
      </w:r>
    </w:p>
    <w:p w14:paraId="64C65A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76.5333 outside typical survey area [20.0, 55.0] (rows 2036, EVENTNO=4394)</w:t>
      </w:r>
    </w:p>
    <w:p w14:paraId="288C1F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76.5167 outside typical survey area [20.0, 55.0] (rows 2037, EVENTNO=4395)</w:t>
      </w:r>
    </w:p>
    <w:p w14:paraId="22B084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76.2167 outside typical survey area [20.0, 55.0] (rows 2038, EVENTNO=4396)</w:t>
      </w:r>
    </w:p>
    <w:p w14:paraId="68C9F4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76.1667 outside typical survey area [20.0, 55.0] (rows 2039, EVENTNO=4397)</w:t>
      </w:r>
    </w:p>
    <w:p w14:paraId="26B2DE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 outside typical survey area [20.0, 55.0] (rows 2040, EVENTNO=4398)</w:t>
      </w:r>
    </w:p>
    <w:p w14:paraId="371E0D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74.1167 outside typical survey area [20.0, 55.0] (rows 2041, EVENTNO=4399)</w:t>
      </w:r>
    </w:p>
    <w:p w14:paraId="16FB89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74.0167 outside typical survey area [20.0, 55.0] (rows 2042, EVENTNO=4400)</w:t>
      </w:r>
    </w:p>
    <w:p w14:paraId="4AC6CB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73.8833 outside typical survey area [20.0, 55.0] (rows 2043, EVENTNO=4401)</w:t>
      </w:r>
    </w:p>
    <w:p w14:paraId="4785B4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 outside typical survey area [20.0, 55.0] (rows 2044, EVENTNO=4402)</w:t>
      </w:r>
    </w:p>
    <w:p w14:paraId="6F6DF0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55.9833 outside typical survey area [20.0, 55.0] (rows 2045, EVENTNO=4403)</w:t>
      </w:r>
    </w:p>
    <w:p w14:paraId="67AB85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55.5333 outside typical survey area [20.0, 55.0] (rows 2046, EVENTNO=4404)</w:t>
      </w:r>
    </w:p>
    <w:p w14:paraId="3A396E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64.9333 outside typical survey area [20.0, 55.0] (rows 2047, EVENTNO=4405)</w:t>
      </w:r>
    </w:p>
    <w:p w14:paraId="486354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67.9 outside typical survey area [20.0, 55.0] (rows 2048, EVENTNO=4406)</w:t>
      </w:r>
    </w:p>
    <w:p w14:paraId="25B41A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73.7833 outside typical survey area [20.0, 55.0] (rows 2049, EVENTNO=4407)</w:t>
      </w:r>
    </w:p>
    <w:p w14:paraId="097826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 outside typical survey area [20.0, 55.0] (rows 2050, EVENTNO=4408)</w:t>
      </w:r>
    </w:p>
    <w:p w14:paraId="615B3A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73.8333 outside typical survey area [20.0, 55.0] (rows 2051, EVENTNO=4409)</w:t>
      </w:r>
    </w:p>
    <w:p w14:paraId="03EC4F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73.8667 outside typical survey area [20.0, 55.0] (rows 2052, EVENTNO=4410)</w:t>
      </w:r>
    </w:p>
    <w:p w14:paraId="1BB95A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74.2667 outside typical survey area [20.0, 55.0] (rows 2053, EVENTNO=4411)</w:t>
      </w:r>
    </w:p>
    <w:p w14:paraId="30E39B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74.3333 outside typical survey area [20.0, 55.0] (rows 2054, EVENTNO=4412)</w:t>
      </w:r>
    </w:p>
    <w:p w14:paraId="26D670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63.6167 outside typical survey area [20.0, 55.0] (rows 2055, EVENTNO=4413)</w:t>
      </w:r>
    </w:p>
    <w:p w14:paraId="0BB5A8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63.5833 outside typical survey area [20.0, 55.0] (rows 2056, EVENTNO=4414)</w:t>
      </w:r>
    </w:p>
    <w:p w14:paraId="531D8A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63.55 outside typical survey area [20.0, 55.0] (rows 2057, EVENTNO=4415)</w:t>
      </w:r>
    </w:p>
    <w:p w14:paraId="2F47B5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63.5 outside typical survey area [20.0, 55.0] (rows 2058, EVENTNO=4416)</w:t>
      </w:r>
    </w:p>
    <w:p w14:paraId="6D032B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66.9333 outside typical survey area [20.0, 55.0] (rows 2059, EVENTNO=4417)</w:t>
      </w:r>
    </w:p>
    <w:p w14:paraId="2D9986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68.1333 outside typical survey area [20.0, 55.0] (rows 2060, EVENTNO=4418)</w:t>
      </w:r>
    </w:p>
    <w:p w14:paraId="75C4C3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73.4667 outside typical survey area [20.0, 55.0] (rows 2061, EVENTNO=4419)</w:t>
      </w:r>
    </w:p>
    <w:p w14:paraId="187F84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 outside typical survey area [20.0, 55.0] (rows 2062, EVENTNO=4420)</w:t>
      </w:r>
    </w:p>
    <w:p w14:paraId="6F088B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74.2333 outside typical survey area [20.0, 55.0] (rows 2063, EVENTNO=4421)</w:t>
      </w:r>
    </w:p>
    <w:p w14:paraId="35DA1D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71.4 outside typical survey area [20.0, 55.0] (rows 2064, EVENTNO=4422)</w:t>
      </w:r>
    </w:p>
    <w:p w14:paraId="0BB830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71.3833 outside typical survey area [20.0, 55.0] (rows 2065, EVENTNO=4423)</w:t>
      </w:r>
    </w:p>
    <w:p w14:paraId="341E05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71.2833 outside typical survey area [20.0, 55.0] (rows 2066, EVENTNO=4424)</w:t>
      </w:r>
    </w:p>
    <w:p w14:paraId="7ED7D5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74.0833 outside typical survey area [20.0, 55.0] (rows 2067, EVENTNO=4425)</w:t>
      </w:r>
    </w:p>
    <w:p w14:paraId="391666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74.0833 outside typical survey area [20.0, 55.0] (rows 2068, EVENTNO=4426)</w:t>
      </w:r>
    </w:p>
    <w:p w14:paraId="2B5D03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74.0667 outside typical survey area [20.0, 55.0] (rows 2069, EVENTNO=4427)</w:t>
      </w:r>
    </w:p>
    <w:p w14:paraId="2A54BC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74.1167 outside typical survey area [20.0, 55.0] (rows 2070, EVENTNO=4428)</w:t>
      </w:r>
    </w:p>
    <w:p w14:paraId="0FD6FD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74.1333 outside typical survey area [20.0, 55.0] (rows 2071, EVENTNO=4429)</w:t>
      </w:r>
    </w:p>
    <w:p w14:paraId="45CA20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 outside typical survey area [20.0, 55.0] (rows 2072, EVENTNO=4430)</w:t>
      </w:r>
    </w:p>
    <w:p w14:paraId="763D83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74.3167 outside typical survey area [20.0, 55.0] (rows 2073, EVENTNO=4431)</w:t>
      </w:r>
    </w:p>
    <w:p w14:paraId="30F9BF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74.35 outside typical survey area [20.0, 55.0] (rows 2074, EVENTNO=4432)</w:t>
      </w:r>
    </w:p>
    <w:p w14:paraId="784222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74.4833 outside typical survey area [20.0, 55.0] (rows 2075, EVENTNO=4433)</w:t>
      </w:r>
    </w:p>
    <w:p w14:paraId="1C318E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74.4833 outside typical survey area [20.0, 55.0] (rows 2076, EVENTNO=4434)</w:t>
      </w:r>
    </w:p>
    <w:p w14:paraId="342403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74.6167 outside typical survey area [20.0, 55.0] (rows 2077, EVENTNO=4435)</w:t>
      </w:r>
    </w:p>
    <w:p w14:paraId="64B2E9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74.5667 outside typical survey area [20.0, 55.0] (rows 2078, EVENTNO=4436)</w:t>
      </w:r>
    </w:p>
    <w:p w14:paraId="3EBB64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 outside typical survey area [20.0, 55.0] (rows 2079, EVENTNO=4437)</w:t>
      </w:r>
    </w:p>
    <w:p w14:paraId="3610DC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 outside typical survey area [20.0, 55.0] (rows 2080, EVENTNO=4438)</w:t>
      </w:r>
    </w:p>
    <w:p w14:paraId="3FF228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75.75 outside typical survey area [20.0, 55.0] (rows 2081, EVENTNO=4439)</w:t>
      </w:r>
    </w:p>
    <w:p w14:paraId="480262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75.7333 outside typical survey area [20.0, 55.0] (rows 2082, EVENTNO=4440)</w:t>
      </w:r>
    </w:p>
    <w:p w14:paraId="1E9BF4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75.75 outside typical survey area [20.0, 55.0] (rows 2083, EVENTNO=4441)</w:t>
      </w:r>
    </w:p>
    <w:p w14:paraId="600755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75.75 outside typical survey area [20.0, 55.0] (rows 2084, EVENTNO=4442)</w:t>
      </w:r>
    </w:p>
    <w:p w14:paraId="1470FD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62.25 outside typical survey area [20.0, 55.0] (rows 2085, EVENTNO=4443)</w:t>
      </w:r>
    </w:p>
    <w:p w14:paraId="4DC9D4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62.0167 outside typical survey area [20.0, 55.0] (rows 2086, EVENTNO=4444)</w:t>
      </w:r>
    </w:p>
    <w:p w14:paraId="52D99D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71.2333 outside typical survey area [20.0, 55.0] (rows 2087, EVENTNO=4445)</w:t>
      </w:r>
    </w:p>
    <w:p w14:paraId="016D54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72.5167 outside typical survey area [20.0, 55.0] (rows 2088, EVENTNO=4446)</w:t>
      </w:r>
    </w:p>
    <w:p w14:paraId="5A5FD7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72.45 outside typical survey area [20.0, 55.0] (rows 2089, EVENTNO=4447)</w:t>
      </w:r>
    </w:p>
    <w:p w14:paraId="29D917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72.4333 outside typical survey area [20.0, 55.0] (rows 2090, EVENTNO=4448)</w:t>
      </w:r>
    </w:p>
    <w:p w14:paraId="087945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75.0667 outside typical survey area [20.0, 55.0] (rows 2091, EVENTNO=4449)</w:t>
      </w:r>
    </w:p>
    <w:p w14:paraId="2F5C15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75.0833 outside typical survey area [20.0, 55.0] (rows 2092, EVENTNO=4450)</w:t>
      </w:r>
    </w:p>
    <w:p w14:paraId="7AA2D5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75.1667 outside typical survey area [20.0, 55.0] (rows 2093, EVENTNO=4451)</w:t>
      </w:r>
    </w:p>
    <w:p w14:paraId="53DBB8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75.0667 outside typical survey area [20.0, 55.0] (rows 2094, EVENTNO=4452)</w:t>
      </w:r>
    </w:p>
    <w:p w14:paraId="2F3ABA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75.1667 outside typical survey area [20.0, 55.0] (rows 2095, EVENTNO=4453)</w:t>
      </w:r>
    </w:p>
    <w:p w14:paraId="7B1511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75.0833 outside typical survey area [20.0, 55.0] (rows 2096, EVENTNO=4454)</w:t>
      </w:r>
    </w:p>
    <w:p w14:paraId="7249F2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75.5 outside typical survey area [20.0, 55.0] (rows 2097, EVENTNO=4455)</w:t>
      </w:r>
    </w:p>
    <w:p w14:paraId="19DCFD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75.5 outside typical survey area [20.0, 55.0] (rows 2098, EVENTNO=4456)</w:t>
      </w:r>
    </w:p>
    <w:p w14:paraId="4E0227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73.6167 outside typical survey area [20.0, 55.0] (rows 2099, EVENTNO=4457)</w:t>
      </w:r>
    </w:p>
    <w:p w14:paraId="43BD94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73.5333 outside typical survey area [20.0, 55.0] (rows 2100, EVENTNO=4458)</w:t>
      </w:r>
    </w:p>
    <w:p w14:paraId="5AE49E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73.4333 outside typical survey area [20.0, 55.0] (rows 2101, EVENTNO=4459)</w:t>
      </w:r>
    </w:p>
    <w:p w14:paraId="0FB456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73.3667 outside typical survey area [20.0, 55.0] (rows 2102, EVENTNO=4460)</w:t>
      </w:r>
    </w:p>
    <w:p w14:paraId="1477CE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72.8667 outside typical survey area [20.0, 55.0] (rows 2103, EVENTNO=4461)</w:t>
      </w:r>
    </w:p>
    <w:p w14:paraId="533780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72.8667 outside typical survey area [20.0, 55.0] (rows 2104, EVENTNO=4462)</w:t>
      </w:r>
    </w:p>
    <w:p w14:paraId="1350F6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71.35 outside typical survey area [20.0, 55.0] (rows 2105, EVENTNO=4463)</w:t>
      </w:r>
    </w:p>
    <w:p w14:paraId="2411EF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73.6167 outside typical survey area [20.0, 55.0] (rows 2106, EVENTNO=4464)</w:t>
      </w:r>
    </w:p>
    <w:p w14:paraId="5F2F34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73.3667 outside typical survey area [20.0, 55.0] (rows 2107, EVENTNO=4465)</w:t>
      </w:r>
    </w:p>
    <w:p w14:paraId="30F7B9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73.5333 outside typical survey area [20.0, 55.0] (rows 2108, EVENTNO=4466)</w:t>
      </w:r>
    </w:p>
    <w:p w14:paraId="2A862A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73.4333 outside typical survey area [20.0, 55.0] (rows 2109, EVENTNO=4467)</w:t>
      </w:r>
    </w:p>
    <w:p w14:paraId="78244E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71.05 outside typical survey area [20.0, 55.0] (rows 2110, EVENTNO=4468)</w:t>
      </w:r>
    </w:p>
    <w:p w14:paraId="23DB5A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71.0667 outside typical survey area [20.0, 55.0] (rows 2111, EVENTNO=4469)</w:t>
      </w:r>
    </w:p>
    <w:p w14:paraId="311C51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71.5 outside typical survey area [20.0, 55.0] (rows 2112, EVENTNO=4470)</w:t>
      </w:r>
    </w:p>
    <w:p w14:paraId="266A46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 outside typical survey area [20.0, 55.0] (rows 2113, EVENTNO=4471)</w:t>
      </w:r>
    </w:p>
    <w:p w14:paraId="56172E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 outside typical survey area [20.0, 55.0] (rows 2114, EVENTNO=4472)</w:t>
      </w:r>
    </w:p>
    <w:p w14:paraId="526A03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2115, EVENTNO=4473)</w:t>
      </w:r>
    </w:p>
    <w:p w14:paraId="481AC7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74.9167 outside typical survey area [20.0, 55.0] (rows 2116, EVENTNO=4474)</w:t>
      </w:r>
    </w:p>
    <w:p w14:paraId="46551B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74.5833 outside typical survey area [20.0, 55.0] (rows 2117, EVENTNO=4475)</w:t>
      </w:r>
    </w:p>
    <w:p w14:paraId="4A0AA6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74.5333 outside typical survey area [20.0, 55.0] (rows 2118, EVENTNO=4476)</w:t>
      </w:r>
    </w:p>
    <w:p w14:paraId="15A53E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74.55 outside typical survey area [20.0, 55.0] (rows 2119, EVENTNO=4477)</w:t>
      </w:r>
    </w:p>
    <w:p w14:paraId="7F4E35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74.35 outside typical survey area [20.0, 55.0] (rows 2120, EVENTNO=4478)</w:t>
      </w:r>
    </w:p>
    <w:p w14:paraId="7665BA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73.9167 outside typical survey area [20.0, 55.0] (rows 2121, EVENTNO=4479)</w:t>
      </w:r>
    </w:p>
    <w:p w14:paraId="37BBF0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74.45 outside typical survey area [20.0, 55.0] (rows 2122, EVENTNO=4480)</w:t>
      </w:r>
    </w:p>
    <w:p w14:paraId="3FF93C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71.3667 outside typical survey area [20.0, 55.0] (rows 2123, EVENTNO=4481)</w:t>
      </w:r>
    </w:p>
    <w:p w14:paraId="579F1B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73.75 outside typical survey area [20.0, 55.0] (rows 2124, EVENTNO=4482)</w:t>
      </w:r>
    </w:p>
    <w:p w14:paraId="0DF4CD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72.1 outside typical survey area [20.0, 55.0] (rows 2125, EVENTNO=4483)</w:t>
      </w:r>
    </w:p>
    <w:p w14:paraId="038CEB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72.0833 outside typical survey area [20.0, 55.0] (rows 2126, EVENTNO=4484)</w:t>
      </w:r>
    </w:p>
    <w:p w14:paraId="502F43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72.7667 outside typical survey area [20.0, 55.0] (rows 2127, EVENTNO=4485)</w:t>
      </w:r>
    </w:p>
    <w:p w14:paraId="403F6B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72.75 outside typical survey area [20.0, 55.0] (rows 2128, EVENTNO=4486)</w:t>
      </w:r>
    </w:p>
    <w:p w14:paraId="5C0A75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72.7833 outside typical survey area [20.0, 55.0] (rows 2129, EVENTNO=4487)</w:t>
      </w:r>
    </w:p>
    <w:p w14:paraId="185004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72.0167 outside typical survey area [20.0, 55.0] (rows 2130, EVENTNO=4488)</w:t>
      </w:r>
    </w:p>
    <w:p w14:paraId="50C48A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72.6 outside typical survey area [20.0, 55.0] (rows 2131, EVENTNO=4489)</w:t>
      </w:r>
    </w:p>
    <w:p w14:paraId="1F07EF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72.5667 outside typical survey area [20.0, 55.0] (rows 2132, EVENTNO=4490)</w:t>
      </w:r>
    </w:p>
    <w:p w14:paraId="0E8947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72.1833 outside typical survey area [20.0, 55.0] (rows 2133, EVENTNO=4491)</w:t>
      </w:r>
    </w:p>
    <w:p w14:paraId="437980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71.7167 outside typical survey area [20.0, 55.0] (rows 2134, EVENTNO=4492)</w:t>
      </w:r>
    </w:p>
    <w:p w14:paraId="2736D5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75.5833 outside typical survey area [20.0, 55.0] (rows 2135, EVENTNO=4493)</w:t>
      </w:r>
    </w:p>
    <w:p w14:paraId="7DAF2D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76.2167 outside typical survey area [20.0, 55.0] (rows 2136, EVENTNO=4494)</w:t>
      </w:r>
    </w:p>
    <w:p w14:paraId="4482AB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58.85 outside typical survey area [20.0, 55.0] (rows 2137, EVENTNO=4495)</w:t>
      </w:r>
    </w:p>
    <w:p w14:paraId="640000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74.4333 outside typical survey area [20.0, 55.0] (rows 2138, EVENTNO=4496)</w:t>
      </w:r>
    </w:p>
    <w:p w14:paraId="6F222E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57.6 outside typical survey area [20.0, 55.0] (rows 2139, EVENTNO=4497)</w:t>
      </w:r>
    </w:p>
    <w:p w14:paraId="0D4EEE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74.4333 outside typical survey area [20.0, 55.0] (rows 2140, EVENTNO=4498)</w:t>
      </w:r>
    </w:p>
    <w:p w14:paraId="281D2C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75.4333 outside typical survey area [20.0, 55.0] (rows 2141, EVENTNO=4499)</w:t>
      </w:r>
    </w:p>
    <w:p w14:paraId="022FDC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75.8167 outside typical survey area [20.0, 55.0] (rows 2142, EVENTNO=4500)</w:t>
      </w:r>
    </w:p>
    <w:p w14:paraId="01390A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75.5833 outside typical survey area [20.0, 55.0] (rows 2143, EVENTNO=4501)</w:t>
      </w:r>
    </w:p>
    <w:p w14:paraId="04656E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75.1833 outside typical survey area [20.0, 55.0] (rows 2144, EVENTNO=4502)</w:t>
      </w:r>
    </w:p>
    <w:p w14:paraId="4245A4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75.9833 outside typical survey area [20.0, 55.0] (rows 2145, EVENTNO=4503)</w:t>
      </w:r>
    </w:p>
    <w:p w14:paraId="04BF38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75.3667 outside typical survey area [20.0, 55.0] (rows 2146, EVENTNO=4504)</w:t>
      </w:r>
    </w:p>
    <w:p w14:paraId="36D6BD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74.4167 outside typical survey area [20.0, 55.0] (rows 2147, EVENTNO=4505)</w:t>
      </w:r>
    </w:p>
    <w:p w14:paraId="673611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74.4167 outside typical survey area [20.0, 55.0] (rows 2148, EVENTNO=4506)</w:t>
      </w:r>
    </w:p>
    <w:p w14:paraId="2054A0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74.2667 outside typical survey area [20.0, 55.0] (rows 2149, EVENTNO=4507)</w:t>
      </w:r>
    </w:p>
    <w:p w14:paraId="69A080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74.45 outside typical survey area [20.0, 55.0] (rows 2150, EVENTNO=4508)</w:t>
      </w:r>
    </w:p>
    <w:p w14:paraId="4D74D7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74.3667 outside typical survey area [20.0, 55.0] (rows 2151, EVENTNO=4509)</w:t>
      </w:r>
    </w:p>
    <w:p w14:paraId="166D80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74.35 outside typical survey area [20.0, 55.0] (rows 2152, EVENTNO=4510)</w:t>
      </w:r>
    </w:p>
    <w:p w14:paraId="01DB15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73.75 outside typical survey area [20.0, 55.0] (rows 2153, EVENTNO=4511)</w:t>
      </w:r>
    </w:p>
    <w:p w14:paraId="4CE29F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73.6667 outside typical survey area [20.0, 55.0] (rows 2154, EVENTNO=4512)</w:t>
      </w:r>
    </w:p>
    <w:p w14:paraId="2CFF27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73.8167 outside typical survey area [20.0, 55.0] (rows 2155, EVENTNO=4513)</w:t>
      </w:r>
    </w:p>
    <w:p w14:paraId="53AC95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73.95 outside typical survey area [20.0, 55.0] (rows 2156, EVENTNO=4514)</w:t>
      </w:r>
    </w:p>
    <w:p w14:paraId="1EE6C1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74.5833 outside typical survey area [20.0, 55.0] (rows 2157, EVENTNO=4515)</w:t>
      </w:r>
    </w:p>
    <w:p w14:paraId="15A37B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74.5333 outside typical survey area [20.0, 55.0] (rows 2158, EVENTNO=4516)</w:t>
      </w:r>
    </w:p>
    <w:p w14:paraId="3BD04E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74.5167 outside typical survey area [20.0, 55.0] (rows 2159, EVENTNO=4517)</w:t>
      </w:r>
    </w:p>
    <w:p w14:paraId="415C4F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74.5 outside typical survey area [20.0, 55.0] (rows 2160, EVENTNO=4518)</w:t>
      </w:r>
    </w:p>
    <w:p w14:paraId="0D4FE3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74.55 outside typical survey area [20.0, 55.0] (rows 2161, EVENTNO=4519)</w:t>
      </w:r>
    </w:p>
    <w:p w14:paraId="4CCA50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74.5833 outside typical survey area [20.0, 55.0] (rows 2162, EVENTNO=4520)</w:t>
      </w:r>
    </w:p>
    <w:p w14:paraId="088A5E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74.6333 outside typical survey area [20.0, 55.0] (rows 2163, EVENTNO=4521)</w:t>
      </w:r>
    </w:p>
    <w:p w14:paraId="3F60DD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74.5667 outside typical survey area [20.0, 55.0] (rows 2164, EVENTNO=4522)</w:t>
      </w:r>
    </w:p>
    <w:p w14:paraId="0219F4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74.5667 outside typical survey area [20.0, 55.0] (rows 2165, EVENTNO=4523)</w:t>
      </w:r>
    </w:p>
    <w:p w14:paraId="38BE50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74.55 outside typical survey area [20.0, 55.0] (rows 2166, EVENTNO=4524)</w:t>
      </w:r>
    </w:p>
    <w:p w14:paraId="781A2B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74.2167 outside typical survey area [20.0, 55.0] (rows 2167, EVENTNO=4525)</w:t>
      </w:r>
    </w:p>
    <w:p w14:paraId="1EF752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74.25 outside typical survey area [20.0, 55.0] (rows 2168, EVENTNO=4526)</w:t>
      </w:r>
    </w:p>
    <w:p w14:paraId="11234F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73.5833 outside typical survey area [20.0, 55.0] (rows 2169, EVENTNO=4527)</w:t>
      </w:r>
    </w:p>
    <w:p w14:paraId="129EC1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73.3167 outside typical survey area [20.0, 55.0] (rows 2170, EVENTNO=4528)</w:t>
      </w:r>
    </w:p>
    <w:p w14:paraId="6F7743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74.4333 outside typical survey area [20.0, 55.0] (rows 2171, EVENTNO=4529)</w:t>
      </w:r>
    </w:p>
    <w:p w14:paraId="4D5B37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74.4667 outside typical survey area [20.0, 55.0] (rows 2172, EVENTNO=4530)</w:t>
      </w:r>
    </w:p>
    <w:p w14:paraId="3F6945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75.0667 outside typical survey area [20.0, 55.0] (rows 2173, EVENTNO=4531)</w:t>
      </w:r>
    </w:p>
    <w:p w14:paraId="44A5E7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75.6833 outside typical survey area [20.0, 55.0] (rows 2174, EVENTNO=4532)</w:t>
      </w:r>
    </w:p>
    <w:p w14:paraId="2B9E24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75.75 outside typical survey area [20.0, 55.0] (rows 2175, EVENTNO=4533)</w:t>
      </w:r>
    </w:p>
    <w:p w14:paraId="6CEB64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75.7667 outside typical survey area [20.0, 55.0] (rows 2176, EVENTNO=4534)</w:t>
      </w:r>
    </w:p>
    <w:p w14:paraId="1D8C69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76.3667 outside typical survey area [20.0, 55.0] (rows 2177, EVENTNO=4535)</w:t>
      </w:r>
    </w:p>
    <w:p w14:paraId="2EC9D8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76.3333 outside typical survey area [20.0, 55.0] (rows 2178, EVENTNO=4536)</w:t>
      </w:r>
    </w:p>
    <w:p w14:paraId="107C35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76.5333 outside typical survey area [20.0, 55.0] (rows 2179, EVENTNO=4537)</w:t>
      </w:r>
    </w:p>
    <w:p w14:paraId="082311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76.1667 outside typical survey area [20.0, 55.0] (rows 2180, EVENTNO=4538)</w:t>
      </w:r>
    </w:p>
    <w:p w14:paraId="4456A6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76.3667 outside typical survey area [20.0, 55.0] (rows 2181, EVENTNO=4539)</w:t>
      </w:r>
    </w:p>
    <w:p w14:paraId="4B2EA9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78.2667 outside typical survey area [20.0, 55.0] (rows 2182, EVENTNO=4540)</w:t>
      </w:r>
    </w:p>
    <w:p w14:paraId="583426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77.9333 outside typical survey area [20.0, 55.0] (rows 2183, EVENTNO=4541)</w:t>
      </w:r>
    </w:p>
    <w:p w14:paraId="63C691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69.25 outside typical survey area [20.0, 55.0] (rows 2185, EVENTNO=4543)</w:t>
      </w:r>
    </w:p>
    <w:p w14:paraId="53C478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 outside typical survey area [20.0, 55.0] (rows 2186, EVENTNO=4544)</w:t>
      </w:r>
    </w:p>
    <w:p w14:paraId="33594C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74.9667 outside typical survey area [20.0, 55.0] (rows 2187, EVENTNO=4545)</w:t>
      </w:r>
    </w:p>
    <w:p w14:paraId="03CFC9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71.4333 outside typical survey area [20.0, 55.0] (rows 2188, EVENTNO=4546)</w:t>
      </w:r>
    </w:p>
    <w:p w14:paraId="557ED7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71.4167 outside typical survey area [20.0, 55.0] (rows 2189, EVENTNO=4547)</w:t>
      </w:r>
    </w:p>
    <w:p w14:paraId="7E14C1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71.2333 outside typical survey area [20.0, 55.0] (rows 2190, EVENTNO=4548)</w:t>
      </w:r>
    </w:p>
    <w:p w14:paraId="7D50A3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71.1833 outside typical survey area [20.0, 55.0] (rows 2191, EVENTNO=4549)</w:t>
      </w:r>
    </w:p>
    <w:p w14:paraId="19A972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60.6833 outside typical survey area [20.0, 55.0] (rows 2192, EVENTNO=4550)</w:t>
      </w:r>
    </w:p>
    <w:p w14:paraId="148930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62.9333 outside typical survey area [20.0, 55.0] (rows 2193, EVENTNO=4551)</w:t>
      </w:r>
    </w:p>
    <w:p w14:paraId="6E190E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62.3167 outside typical survey area [20.0, 55.0] (rows 2194, EVENTNO=4552)</w:t>
      </w:r>
    </w:p>
    <w:p w14:paraId="52479C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62.2833 outside typical survey area [20.0, 55.0] (rows 2195, EVENTNO=4553)</w:t>
      </w:r>
    </w:p>
    <w:p w14:paraId="2052BC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62.2 outside typical survey area [20.0, 55.0] (rows 2196, EVENTNO=4554)</w:t>
      </w:r>
    </w:p>
    <w:p w14:paraId="210D5C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62.1667 outside typical survey area [20.0, 55.0] (rows 2197, EVENTNO=4555)</w:t>
      </w:r>
    </w:p>
    <w:p w14:paraId="18A6B9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60.9667 outside typical survey area [20.0, 55.0] (rows 2198, EVENTNO=4556)</w:t>
      </w:r>
    </w:p>
    <w:p w14:paraId="4F2EA0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60.7333 outside typical survey area [20.0, 55.0] (rows 2199, EVENTNO=4557)</w:t>
      </w:r>
    </w:p>
    <w:p w14:paraId="4AC2E4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60.5833 outside typical survey area [20.0, 55.0] (rows 2200, EVENTNO=4558)</w:t>
      </w:r>
    </w:p>
    <w:p w14:paraId="31CE08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61.9667 outside typical survey area [20.0, 55.0] (rows 2201, EVENTNO=4559)</w:t>
      </w:r>
    </w:p>
    <w:p w14:paraId="481853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61.9667 outside typical survey area [20.0, 55.0] (rows 2202, EVENTNO=4560)</w:t>
      </w:r>
    </w:p>
    <w:p w14:paraId="683938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 outside typical survey area [20.0, 55.0] (rows 2203, EVENTNO=4561)</w:t>
      </w:r>
    </w:p>
    <w:p w14:paraId="7632E2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 outside typical survey area [20.0, 55.0] (rows 2204, EVENTNO=4562)</w:t>
      </w:r>
    </w:p>
    <w:p w14:paraId="192B2F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62.3667 outside typical survey area [20.0, 55.0] (rows 2205, EVENTNO=4563)</w:t>
      </w:r>
    </w:p>
    <w:p w14:paraId="28C8D1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76.35 outside typical survey area [20.0, 55.0] (rows 2206, EVENTNO=4564)</w:t>
      </w:r>
    </w:p>
    <w:p w14:paraId="3B08E4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76.25 outside typical survey area [20.0, 55.0] (rows 2207, EVENTNO=4565)</w:t>
      </w:r>
    </w:p>
    <w:p w14:paraId="5F2CF1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76.25 outside typical survey area [20.0, 55.0] (rows 2208, EVENTNO=4566)</w:t>
      </w:r>
    </w:p>
    <w:p w14:paraId="5A2BBE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75.8333 outside typical survey area [20.0, 55.0] (rows 2209, EVENTNO=4567)</w:t>
      </w:r>
    </w:p>
    <w:p w14:paraId="5B383F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73.25 outside typical survey area [20.0, 55.0] (rows 2210, EVENTNO=4568)</w:t>
      </w:r>
    </w:p>
    <w:p w14:paraId="17DD1C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55.9667 outside typical survey area [20.0, 55.0] (rows 2214, EVENTNO=4572)</w:t>
      </w:r>
    </w:p>
    <w:p w14:paraId="18ACBA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 outside typical survey area [20.0, 55.0] (rows 2215, EVENTNO=4573)</w:t>
      </w:r>
    </w:p>
    <w:p w14:paraId="358ABF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56.0167 outside typical survey area [20.0, 55.0] (rows 2216, EVENTNO=4574)</w:t>
      </w:r>
    </w:p>
    <w:p w14:paraId="26E189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75.7333 outside typical survey area [20.0, 55.0] (rows 2219, EVENTNO=4577)</w:t>
      </w:r>
    </w:p>
    <w:p w14:paraId="355D86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75.2333 outside typical survey area [20.0, 55.0] (rows 2221, EVENTNO=4579)</w:t>
      </w:r>
    </w:p>
    <w:p w14:paraId="5FFF83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75.2333 outside typical survey area [20.0, 55.0] (rows 2222, EVENTNO=4580)</w:t>
      </w:r>
    </w:p>
    <w:p w14:paraId="68629D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63.8167 outside typical survey area [20.0, 55.0] (rows 2223, EVENTNO=4581)</w:t>
      </w:r>
    </w:p>
    <w:p w14:paraId="2A3D75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74.8167 outside typical survey area [20.0, 55.0] (rows 2224, EVENTNO=4582)</w:t>
      </w:r>
    </w:p>
    <w:p w14:paraId="12CAC3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74.8167 outside typical survey area [20.0, 55.0] (rows 2225, EVENTNO=4583)</w:t>
      </w:r>
    </w:p>
    <w:p w14:paraId="07AC71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74.5167 outside typical survey area [20.0, 55.0] (rows 2226, EVENTNO=4584)</w:t>
      </w:r>
    </w:p>
    <w:p w14:paraId="7D8C05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74.5167 outside typical survey area [20.0, 55.0] (rows 2227, EVENTNO=4585)</w:t>
      </w:r>
    </w:p>
    <w:p w14:paraId="7FC6BD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74.4333 outside typical survey area [20.0, 55.0] (rows 2228, EVENTNO=4586)</w:t>
      </w:r>
    </w:p>
    <w:p w14:paraId="0657E4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74.4667 outside typical survey area [20.0, 55.0] (rows 2229, EVENTNO=4587)</w:t>
      </w:r>
    </w:p>
    <w:p w14:paraId="74E1D8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74.4833 outside typical survey area [20.0, 55.0] (rows 2230, EVENTNO=4588)</w:t>
      </w:r>
    </w:p>
    <w:p w14:paraId="174BB4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74.4667 outside typical survey area [20.0, 55.0] (rows 2231, EVENTNO=4589)</w:t>
      </w:r>
    </w:p>
    <w:p w14:paraId="4E5C03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75.9833 outside typical survey area [20.0, 55.0] (rows 2232, EVENTNO=4590)</w:t>
      </w:r>
    </w:p>
    <w:p w14:paraId="3B0164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74.35 outside typical survey area [20.0, 55.0] (rows 2233, EVENTNO=4591)</w:t>
      </w:r>
    </w:p>
    <w:p w14:paraId="3F8152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74.5333 outside typical survey area [20.0, 55.0] (rows 2234, EVENTNO=4592)</w:t>
      </w:r>
    </w:p>
    <w:p w14:paraId="5F53C8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74.5833 outside typical survey area [20.0, 55.0] (rows 2235, EVENTNO=4593)</w:t>
      </w:r>
    </w:p>
    <w:p w14:paraId="2C4CA5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74.65 outside typical survey area [20.0, 55.0] (rows 2236, EVENTNO=4594)</w:t>
      </w:r>
    </w:p>
    <w:p w14:paraId="13786D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75.6667 outside typical survey area [20.0, 55.0] (rows 2237, EVENTNO=4595)</w:t>
      </w:r>
    </w:p>
    <w:p w14:paraId="0E17B3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16.6833 outside typical survey area [20.0, 55.0] (rows 2271, EVENTNO=4629)</w:t>
      </w:r>
    </w:p>
    <w:p w14:paraId="3E52B6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7.15 outside typical survey area [20.0, 55.0] (rows 2272, EVENTNO=4630)</w:t>
      </w:r>
    </w:p>
    <w:p w14:paraId="0623A6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14.25 outside typical survey area [20.0, 55.0] (rows 2273, EVENTNO=4631)</w:t>
      </w:r>
    </w:p>
    <w:p w14:paraId="20C6BB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69.1 outside typical survey area [20.0, 55.0] (rows 2274, EVENTNO=4635)</w:t>
      </w:r>
    </w:p>
    <w:p w14:paraId="0313A6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70.5167 outside typical survey area [20.0, 55.0] (rows 2287, EVENTNO=4648)</w:t>
      </w:r>
    </w:p>
    <w:p w14:paraId="23F561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61.1833 outside typical survey area [20.0, 55.0] (rows 2296, EVENTNO=4657)</w:t>
      </w:r>
    </w:p>
    <w:p w14:paraId="179DBC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64.9667 outside typical survey area [20.0, 55.0] (rows 2301, EVENTNO=4662)</w:t>
      </w:r>
    </w:p>
    <w:p w14:paraId="1959A5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63.2167 outside typical survey area [20.0, 55.0] (rows 2302, EVENTNO=4663)</w:t>
      </w:r>
    </w:p>
    <w:p w14:paraId="1F302B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66.1667 outside typical survey area [20.0, 55.0] (rows 2307, EVENTNO=4668)</w:t>
      </w:r>
    </w:p>
    <w:p w14:paraId="160A1F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 outside typical survey area [20.0, 55.0] (rows 2308, EVENTNO=4669)</w:t>
      </w:r>
    </w:p>
    <w:p w14:paraId="1D65E8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64.0167 outside typical survey area [20.0, 55.0] (rows 2309, EVENTNO=4670)</w:t>
      </w:r>
    </w:p>
    <w:p w14:paraId="69861F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64.15 outside typical survey area [20.0, 55.0] (rows 2310, EVENTNO=4671)</w:t>
      </w:r>
    </w:p>
    <w:p w14:paraId="596FE3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63.9167 outside typical survey area [20.0, 55.0] (rows 2311, EVENTNO=4672)</w:t>
      </w:r>
    </w:p>
    <w:p w14:paraId="34795A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56.85 outside typical survey area [20.0, 55.0] (rows 2314, EVENTNO=4675)</w:t>
      </w:r>
    </w:p>
    <w:p w14:paraId="2EA449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57.4167 outside typical survey area [20.0, 55.0] (rows 2326, EVENTNO=4687)</w:t>
      </w:r>
    </w:p>
    <w:p w14:paraId="6F9D85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59.6 outside typical survey area [20.0, 55.0] (rows 2327, EVENTNO=4688)</w:t>
      </w:r>
    </w:p>
    <w:p w14:paraId="090877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59.5667 outside typical survey area [20.0, 55.0] (rows 2328, EVENTNO=4689)</w:t>
      </w:r>
    </w:p>
    <w:p w14:paraId="24DBC0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57.7667 outside typical survey area [20.0, 55.0] (rows 2329, EVENTNO=4690)</w:t>
      </w:r>
    </w:p>
    <w:p w14:paraId="1D65CE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57.2333 outside typical survey area [20.0, 55.0] (rows 2330, EVENTNO=4691)</w:t>
      </w:r>
    </w:p>
    <w:p w14:paraId="65B4FC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 outside typical survey area [20.0, 55.0] (rows 2331, EVENTNO=4692)</w:t>
      </w:r>
    </w:p>
    <w:p w14:paraId="6B3D6C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56.4667 outside typical survey area [20.0, 55.0] (rows 2332, EVENTNO=4693)</w:t>
      </w:r>
    </w:p>
    <w:p w14:paraId="2E7486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68.6833 outside typical survey area [20.0, 55.0] (rows 2335, EVENTNO=4696)</w:t>
      </w:r>
    </w:p>
    <w:p w14:paraId="476284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55.8667 outside typical survey area [20.0, 55.0] (rows 2340, EVENTNO=4701)</w:t>
      </w:r>
    </w:p>
    <w:p w14:paraId="29740D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56.6667 outside typical survey area [20.0, 55.0] (rows 2349, EVENTNO=4712)</w:t>
      </w:r>
    </w:p>
    <w:p w14:paraId="643213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-93.6333 outside typical survey area [-85.0, -40.0] (rows 117, EVENTNO=117)</w:t>
      </w:r>
    </w:p>
    <w:p w14:paraId="702FCB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-87.8333 outside typical survey area [-85.0, -40.0] (rows 118, EVENTNO=118)</w:t>
      </w:r>
    </w:p>
    <w:p w14:paraId="7491DC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-87.4333 outside typical survey area [-85.0, -40.0] (rows 119, EVENTNO=119)</w:t>
      </w:r>
    </w:p>
    <w:p w14:paraId="1AC8F1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-87.3333 outside typical survey area [-85.0, -40.0] (rows 120, EVENTNO=120)</w:t>
      </w:r>
    </w:p>
    <w:p w14:paraId="29EF9C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-87.2667 outside typical survey area [-85.0, -40.0] (rows 122, EVENTNO=122)</w:t>
      </w:r>
    </w:p>
    <w:p w14:paraId="684F2D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-36.3667 outside typical survey area [-85.0, -40.0] (rows 175, EVENTNO=175)</w:t>
      </w:r>
    </w:p>
    <w:p w14:paraId="40942F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-10.3167 outside typical survey area [-85.0, -40.0] (rows 267, EVENTNO=475)</w:t>
      </w:r>
    </w:p>
    <w:p w14:paraId="0FE781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-91.9667 outside typical survey area [-85.0, -40.0] (rows 301, EVENTNO=514)</w:t>
      </w:r>
    </w:p>
    <w:p w14:paraId="3F4FA9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302, EVENTNO=515)</w:t>
      </w:r>
    </w:p>
    <w:p w14:paraId="6E2711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-88.6667 outside typical survey area [-85.0, -40.0] (rows 303, EVENTNO=516)</w:t>
      </w:r>
    </w:p>
    <w:p w14:paraId="6BCBF9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-38.6833 outside typical survey area [-85.0, -40.0] (rows 315, EVENTNO=531)</w:t>
      </w:r>
    </w:p>
    <w:p w14:paraId="0B2D40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-6.6 outside typical survey area [-85.0, -40.0] (rows 318, EVENTNO=743)</w:t>
      </w:r>
    </w:p>
    <w:p w14:paraId="620261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-18.5333 outside typical survey area [-85.0, -40.0] (rows 353, EVENTNO=778)</w:t>
      </w:r>
    </w:p>
    <w:p w14:paraId="106AC1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-18.9167 outside typical survey area [-85.0, -40.0] (rows 354, EVENTNO=779)</w:t>
      </w:r>
    </w:p>
    <w:p w14:paraId="6A8D61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-90.0167 outside typical survey area [-85.0, -40.0] (rows 438, EVENTNO=1268)</w:t>
      </w:r>
    </w:p>
    <w:p w14:paraId="4CD01F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-99.5 outside typical survey area [-85.0, -40.0] (rows 439, EVENTNO=1269)</w:t>
      </w:r>
    </w:p>
    <w:p w14:paraId="67465F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-12.6833 outside typical survey area [-85.0, -40.0] (rows 455, EVENTNO=1290)</w:t>
      </w:r>
    </w:p>
    <w:p w14:paraId="11D01B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-28.1833 outside typical survey area [-85.0, -40.0] (rows 462, EVENTNO=1299)</w:t>
      </w:r>
    </w:p>
    <w:p w14:paraId="77AAA0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-39.8333 outside typical survey area [-85.0, -40.0] (rows 555, EVENTNO=1617)</w:t>
      </w:r>
    </w:p>
    <w:p w14:paraId="67EDAB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-32.3833 outside typical survey area [-85.0, -40.0] (rows 592, EVENTNO=1660)</w:t>
      </w:r>
    </w:p>
    <w:p w14:paraId="23DFC9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-1.43333 outside typical survey area [-85.0, -40.0] (rows 647, EVENTNO=1762)</w:t>
      </w:r>
    </w:p>
    <w:p w14:paraId="5B3713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-8.26667 outside typical survey area [-85.0, -40.0] (rows 670, EVENTNO=2174)</w:t>
      </w:r>
    </w:p>
    <w:p w14:paraId="6AFDA5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-90.85 outside typical survey area [-85.0, -40.0] (rows 802, EVENTNO=2355)</w:t>
      </w:r>
    </w:p>
    <w:p w14:paraId="1FC72A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-90.7667 outside typical survey area [-85.0, -40.0] (rows 828, EVENTNO=2381)</w:t>
      </w:r>
    </w:p>
    <w:p w14:paraId="36C8F3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-91.9333 outside typical survey area [-85.0, -40.0] (rows 829, EVENTNO=2382)</w:t>
      </w:r>
    </w:p>
    <w:p w14:paraId="562588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-91.9167 outside typical survey area [-85.0, -40.0] (rows 830, EVENTNO=2383)</w:t>
      </w:r>
    </w:p>
    <w:p w14:paraId="78F23B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-88.8833 outside typical survey area [-85.0, -40.0] (rows 831, EVENTNO=2384)</w:t>
      </w:r>
    </w:p>
    <w:p w14:paraId="7FEAA6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-88.6667 outside typical survey area [-85.0, -40.0] (rows 832, EVENTNO=2385)</w:t>
      </w:r>
    </w:p>
    <w:p w14:paraId="67F19C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-1.25 outside typical survey area [-85.0, -40.0] (rows 834, EVENTNO=2387)</w:t>
      </w:r>
    </w:p>
    <w:p w14:paraId="3B1E77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-7.85 outside typical survey area [-85.0, -40.0] (rows 835, EVENTNO=2388)</w:t>
      </w:r>
    </w:p>
    <w:p w14:paraId="1AC951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-3.11667 outside typical survey area [-85.0, -40.0] (rows 847, EVENTNO=2400)</w:t>
      </w:r>
    </w:p>
    <w:p w14:paraId="384ACB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-1.5 outside typical survey area [-85.0, -40.0] (rows 848, EVENTNO=2401)</w:t>
      </w:r>
    </w:p>
    <w:p w14:paraId="285F14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-5.5 outside typical survey area [-85.0, -40.0] (rows 849, EVENTNO=2402)</w:t>
      </w:r>
    </w:p>
    <w:p w14:paraId="62A2E4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-6.2 outside typical survey area [-85.0, -40.0] (rows 850, EVENTNO=2403)</w:t>
      </w:r>
    </w:p>
    <w:p w14:paraId="1E33EF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-7.85 outside typical survey area [-85.0, -40.0] (rows 851, EVENTNO=2404)</w:t>
      </w:r>
    </w:p>
    <w:p w14:paraId="4989E1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-7.95 outside typical survey area [-85.0, -40.0] (rows 852, EVENTNO=2405)</w:t>
      </w:r>
    </w:p>
    <w:p w14:paraId="499F8E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-7.85 outside typical survey area [-85.0, -40.0] (rows 853, EVENTNO=2406)</w:t>
      </w:r>
    </w:p>
    <w:p w14:paraId="091C7E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-32.4667 outside typical survey area [-85.0, -40.0] (rows 880, EVENTNO=2433)</w:t>
      </w:r>
    </w:p>
    <w:p w14:paraId="251AA3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-33.2167 outside typical survey area [-85.0, -40.0] (rows 881, EVENTNO=2434)</w:t>
      </w:r>
    </w:p>
    <w:p w14:paraId="09EE67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-10.4333 outside typical survey area [-85.0, -40.0] (rows 1161, EVENTNO=2943)</w:t>
      </w:r>
    </w:p>
    <w:p w14:paraId="19FA90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-21.5833 outside typical survey area [-85.0, -40.0] (rows 1213, EVENTNO=2995)</w:t>
      </w:r>
    </w:p>
    <w:p w14:paraId="3C98CB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-15.5 outside typical survey area [-85.0, -40.0] (rows 1359, EVENTNO=3398)</w:t>
      </w:r>
    </w:p>
    <w:p w14:paraId="4CC47B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-15.5833 outside typical survey area [-85.0, -40.0] (rows 1360, EVENTNO=3399)</w:t>
      </w:r>
    </w:p>
    <w:p w14:paraId="28B310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-10.4333 outside typical survey area [-85.0, -40.0] (rows 1361, EVENTNO=3400)</w:t>
      </w:r>
    </w:p>
    <w:p w14:paraId="787A9A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-16.95 outside typical survey area [-85.0, -40.0] (rows 1362, EVENTNO=3401)</w:t>
      </w:r>
    </w:p>
    <w:p w14:paraId="1294AE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-16.95 outside typical survey area [-85.0, -40.0] (rows 1363, EVENTNO=3402)</w:t>
      </w:r>
    </w:p>
    <w:p w14:paraId="6D004C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-10.45 outside typical survey area [-85.0, -40.0] (rows 1364, EVENTNO=3403)</w:t>
      </w:r>
    </w:p>
    <w:p w14:paraId="3F7140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-10.4333 outside typical survey area [-85.0, -40.0] (rows 1365, EVENTNO=3404)</w:t>
      </w:r>
    </w:p>
    <w:p w14:paraId="76D64C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-10.5833 outside typical survey area [-85.0, -40.0] (rows 1366, EVENTNO=3405)</w:t>
      </w:r>
    </w:p>
    <w:p w14:paraId="163AEB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-90.05 outside typical survey area [-85.0, -40.0] (rows 1443, EVENTNO=3603)</w:t>
      </w:r>
    </w:p>
    <w:p w14:paraId="6D56AA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-94.9167 outside typical survey area [-85.0, -40.0] (rows 1447, EVENTNO=3607)</w:t>
      </w:r>
    </w:p>
    <w:p w14:paraId="30D51D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-89.3 outside typical survey area [-85.0, -40.0] (rows 1460, EVENTNO=3620)</w:t>
      </w:r>
    </w:p>
    <w:p w14:paraId="7AE1FB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 outside typical survey area [-85.0, -40.0] (rows 1556, EVENTNO=3749)</w:t>
      </w:r>
    </w:p>
    <w:p w14:paraId="4A6A02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-89.7167 outside typical survey area [-85.0, -40.0] (rows 1557, EVENTNO=3750)</w:t>
      </w:r>
    </w:p>
    <w:p w14:paraId="5FFF6E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 outside typical survey area [-85.0, -40.0] (rows 1558, EVENTNO=3751)</w:t>
      </w:r>
    </w:p>
    <w:p w14:paraId="65410E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 outside typical survey area [-85.0, -40.0] (rows 1559, EVENTNO=3752)</w:t>
      </w:r>
    </w:p>
    <w:p w14:paraId="0BD0B1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-89.3 outside typical survey area [-85.0, -40.0] (rows 1560, EVENTNO=3753)</w:t>
      </w:r>
    </w:p>
    <w:p w14:paraId="60465D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-88.95 outside typical survey area [-85.0, -40.0] (rows 1561, EVENTNO=3754)</w:t>
      </w:r>
    </w:p>
    <w:p w14:paraId="0684F0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-92.6833 outside typical survey area [-85.0, -40.0] (rows 1562, EVENTNO=3755)</w:t>
      </w:r>
    </w:p>
    <w:p w14:paraId="34FF7E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-91.9667 outside typical survey area [-85.0, -40.0] (rows 1563, EVENTNO=3756)</w:t>
      </w:r>
    </w:p>
    <w:p w14:paraId="489311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-90.9 outside typical survey area [-85.0, -40.0] (rows 1564, EVENTNO=3757)</w:t>
      </w:r>
    </w:p>
    <w:p w14:paraId="4D090F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-89.2333 outside typical survey area [-85.0, -40.0] (rows 1565, EVENTNO=3758)</w:t>
      </w:r>
    </w:p>
    <w:p w14:paraId="6F9900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-88.8833 outside typical survey area [-85.0, -40.0] (rows 1566, EVENTNO=3759)</w:t>
      </w:r>
    </w:p>
    <w:p w14:paraId="5BBADA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-88.7333 outside typical survey area [-85.0, -40.0] (rows 1567, EVENTNO=3760)</w:t>
      </w:r>
    </w:p>
    <w:p w14:paraId="2A5AD7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-88.6667 outside typical survey area [-85.0, -40.0] (rows 1568, EVENTNO=3761)</w:t>
      </w:r>
    </w:p>
    <w:p w14:paraId="7A0B0B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-28.1833 outside typical survey area [-85.0, -40.0] (rows 1609, EVENTNO=3864)</w:t>
      </w:r>
    </w:p>
    <w:p w14:paraId="14C6A1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-35.45 outside typical survey area [-85.0, -40.0] (rows 1644, EVENTNO=3899)</w:t>
      </w:r>
    </w:p>
    <w:p w14:paraId="232E62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-37.5 outside typical survey area [-85.0, -40.0] (rows 1645, EVENTNO=3900)</w:t>
      </w:r>
    </w:p>
    <w:p w14:paraId="4582A8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1902, EVENTNO=4182)</w:t>
      </w:r>
    </w:p>
    <w:p w14:paraId="4088B8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-9.2 outside typical survey area [-85.0, -40.0] (rows 1967, EVENTNO=4262)</w:t>
      </w:r>
    </w:p>
    <w:p w14:paraId="580CCF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-89.7167 outside typical survey area [-85.0, -40.0] (rows 2041, EVENTNO=4399)</w:t>
      </w:r>
    </w:p>
    <w:p w14:paraId="7E8D21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-89.6333 outside typical survey area [-85.0, -40.0] (rows 2042, EVENTNO=4400)</w:t>
      </w:r>
    </w:p>
    <w:p w14:paraId="075580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-89.8 outside typical survey area [-85.0, -40.0] (rows 2043, EVENTNO=4401)</w:t>
      </w:r>
    </w:p>
    <w:p w14:paraId="7621F5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-89.9167 outside typical survey area [-85.0, -40.0] (rows 2044, EVENTNO=4402)</w:t>
      </w:r>
    </w:p>
    <w:p w14:paraId="0FDE30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-86.8833 outside typical survey area [-85.0, -40.0] (rows 2054, EVENTNO=4412)</w:t>
      </w:r>
    </w:p>
    <w:p w14:paraId="59F2BA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-89.7833 outside typical survey area [-85.0, -40.0] (rows 2070, EVENTNO=4428)</w:t>
      </w:r>
    </w:p>
    <w:p w14:paraId="4FE9A2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-89.9167 outside typical survey area [-85.0, -40.0] (rows 2071, EVENTNO=4429)</w:t>
      </w:r>
    </w:p>
    <w:p w14:paraId="51065F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-90.6333 outside typical survey area [-85.0, -40.0] (rows 2072, EVENTNO=4430)</w:t>
      </w:r>
    </w:p>
    <w:p w14:paraId="7C8838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-91.75 outside typical survey area [-85.0, -40.0] (rows 2073, EVENTNO=4431)</w:t>
      </w:r>
    </w:p>
    <w:p w14:paraId="10EBBD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2074, EVENTNO=4432)</w:t>
      </w:r>
    </w:p>
    <w:p w14:paraId="3EBE55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-93.35 outside typical survey area [-85.0, -40.0] (rows 2075, EVENTNO=4433)</w:t>
      </w:r>
    </w:p>
    <w:p w14:paraId="26DA92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-93.4333 outside typical survey area [-85.0, -40.0] (rows 2076, EVENTNO=4434)</w:t>
      </w:r>
    </w:p>
    <w:p w14:paraId="2A2F85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-94.2667 outside typical survey area [-85.0, -40.0] (rows 2077, EVENTNO=4435)</w:t>
      </w:r>
    </w:p>
    <w:p w14:paraId="7C1446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-94.6 outside typical survey area [-85.0, -40.0] (rows 2078, EVENTNO=4436)</w:t>
      </w:r>
    </w:p>
    <w:p w14:paraId="30E220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-90.3667 outside typical survey area [-85.0, -40.0] (rows 2079, EVENTNO=4437)</w:t>
      </w:r>
    </w:p>
    <w:p w14:paraId="6E1413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-90.3667 outside typical survey area [-85.0, -40.0] (rows 2080, EVENTNO=4438)</w:t>
      </w:r>
    </w:p>
    <w:p w14:paraId="132A01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-90.0167 outside typical survey area [-85.0, -40.0] (rows 2086, EVENTNO=4444)</w:t>
      </w:r>
    </w:p>
    <w:p w14:paraId="4D7CFA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-85.0333 outside typical survey area [-85.0, -40.0] (rows 2147, EVENTNO=4505)</w:t>
      </w:r>
    </w:p>
    <w:p w14:paraId="4EAFC0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 outside typical survey area [-85.0, -40.0] (rows 2148, EVENTNO=4506)</w:t>
      </w:r>
    </w:p>
    <w:p w14:paraId="4778E9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-85.9833 outside typical survey area [-85.0, -40.0] (rows 2149, EVENTNO=4507)</w:t>
      </w:r>
    </w:p>
    <w:p w14:paraId="04AC89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-89.6833 outside typical survey area [-85.0, -40.0] (rows 2150, EVENTNO=4508)</w:t>
      </w:r>
    </w:p>
    <w:p w14:paraId="6A278F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 outside typical survey area [-85.0, -40.0] (rows 2151, EVENTNO=4509)</w:t>
      </w:r>
    </w:p>
    <w:p w14:paraId="0AB5D7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-89.7167 outside typical survey area [-85.0, -40.0] (rows 2152, EVENTNO=4510)</w:t>
      </w:r>
    </w:p>
    <w:p w14:paraId="7D2215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-92.7667 outside typical survey area [-85.0, -40.0] (rows 2157, EVENTNO=4515)</w:t>
      </w:r>
    </w:p>
    <w:p w14:paraId="1F97E1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-92.7 outside typical survey area [-85.0, -40.0] (rows 2158, EVENTNO=4516)</w:t>
      </w:r>
    </w:p>
    <w:p w14:paraId="20BF0D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-92.5167 outside typical survey area [-85.0, -40.0] (rows 2159, EVENTNO=4517)</w:t>
      </w:r>
    </w:p>
    <w:p w14:paraId="5C7AB9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-91.9667 outside typical survey area [-85.0, -40.0] (rows 2160, EVENTNO=4518)</w:t>
      </w:r>
    </w:p>
    <w:p w14:paraId="6B2184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-91.9333 outside typical survey area [-85.0, -40.0] (rows 2161, EVENTNO=4519)</w:t>
      </w:r>
    </w:p>
    <w:p w14:paraId="7FF70B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-91.9167 outside typical survey area [-85.0, -40.0] (rows 2162, EVENTNO=4520)</w:t>
      </w:r>
    </w:p>
    <w:p w14:paraId="43751C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-91.6833 outside typical survey area [-85.0, -40.0] (rows 2163, EVENTNO=4521)</w:t>
      </w:r>
    </w:p>
    <w:p w14:paraId="7EC9F8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-91.1667 outside typical survey area [-85.0, -40.0] (rows 2164, EVENTNO=4522)</w:t>
      </w:r>
    </w:p>
    <w:p w14:paraId="254F2F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-90.9 outside typical survey area [-85.0, -40.0] (rows 2165, EVENTNO=4523)</w:t>
      </w:r>
    </w:p>
    <w:p w14:paraId="69D481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-90.7667 outside typical survey area [-85.0, -40.0] (rows 2166, EVENTNO=4524)</w:t>
      </w:r>
    </w:p>
    <w:p w14:paraId="18803C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-93.5667 outside typical survey area [-85.0, -40.0] (rows 2167, EVENTNO=4525)</w:t>
      </w:r>
    </w:p>
    <w:p w14:paraId="0A9101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-89.7833 outside typical survey area [-85.0, -40.0] (rows 2168, EVENTNO=4526)</w:t>
      </w:r>
    </w:p>
    <w:p w14:paraId="77F0C1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-89.7667 outside typical survey area [-85.0, -40.0] (rows 2169, EVENTNO=4527)</w:t>
      </w:r>
    </w:p>
    <w:p w14:paraId="6A3E7A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-89.3333 outside typical survey area [-85.0, -40.0] (rows 2170, EVENTNO=4528)</w:t>
      </w:r>
    </w:p>
    <w:p w14:paraId="79F4C5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-89.7833 outside typical survey area [-85.0, -40.0] (rows 2171, EVENTNO=4529)</w:t>
      </w:r>
    </w:p>
    <w:p w14:paraId="3E4479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-89.0333 outside typical survey area [-85.0, -40.0] (rows 2172, EVENTNO=4530)</w:t>
      </w:r>
    </w:p>
    <w:p w14:paraId="63F2E8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-1.58333 outside typical survey area [-85.0, -40.0] (rows 2186, EVENTNO=4544)</w:t>
      </w:r>
    </w:p>
    <w:p w14:paraId="78D995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-1.05 outside typical survey area [-85.0, -40.0] (rows 2187, EVENTNO=4545)</w:t>
      </w:r>
    </w:p>
    <w:p w14:paraId="4E4197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-7.7 outside typical survey area [-85.0, -40.0] (rows 2188, EVENTNO=4546)</w:t>
      </w:r>
    </w:p>
    <w:p w14:paraId="456B10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-7.75 outside typical survey area [-85.0, -40.0] (rows 2189, EVENTNO=4547)</w:t>
      </w:r>
    </w:p>
    <w:p w14:paraId="376354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-8.01667 outside typical survey area [-85.0, -40.0] (rows 2190, EVENTNO=4548)</w:t>
      </w:r>
    </w:p>
    <w:p w14:paraId="78A551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-7.85 outside typical survey area [-85.0, -40.0] (rows 2191, EVENTNO=4549)</w:t>
      </w:r>
    </w:p>
    <w:p w14:paraId="79236C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-89.7167 outside typical survey area [-85.0, -40.0] (rows 2233, EVENTNO=4591)</w:t>
      </w:r>
    </w:p>
    <w:p w14:paraId="5F03E3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-89.3 outside typical survey area [-85.0, -40.0] (rows 2234, EVENTNO=4592)</w:t>
      </w:r>
    </w:p>
    <w:p w14:paraId="3334AA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-92.8 outside typical survey area [-85.0, -40.0] (rows 2235, EVENTNO=4593)</w:t>
      </w:r>
    </w:p>
    <w:p w14:paraId="067E48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-88.7 outside typical survey area [-85.0, -40.0] (rows 2236, EVENTNO=4594)</w:t>
      </w:r>
    </w:p>
    <w:p w14:paraId="35B983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-95.1 outside typical survey area [-85.0, -40.0] (rows 2273, EVENTNO=4631)</w:t>
      </w:r>
    </w:p>
    <w:p w14:paraId="28E773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-13.05 outside typical survey area [-85.0, -40.0] (rows 2338, EVENTNO=4699)</w:t>
      </w:r>
    </w:p>
    <w:p w14:paraId="1C39310A" w14:textId="660A3DB5" w:rsidR="00906BE5" w:rsidRDefault="00906BE5" w:rsidP="00C63700">
      <w:pPr>
        <w:pStyle w:val="PlainText"/>
        <w:rPr>
          <w:ins w:id="212" w:author="Robert Kenney" w:date="2026-07-03T14:17:00Z" w16du:dateUtc="2026-07-03T18:17:00Z"/>
          <w:rFonts w:ascii="Courier New" w:hAnsi="Courier New" w:cs="Courier New"/>
        </w:rPr>
      </w:pPr>
      <w:ins w:id="213" w:author="Robert Kenney" w:date="2026-07-03T14:13:00Z" w16du:dateUtc="2026-07-03T18:13:00Z">
        <w:r>
          <w:rPr>
            <w:rFonts w:ascii="Courier New" w:hAnsi="Courier New" w:cs="Courier New"/>
          </w:rPr>
          <w:t>This was a giant file of old sighti</w:t>
        </w:r>
      </w:ins>
      <w:ins w:id="214" w:author="Robert Kenney" w:date="2026-07-03T14:14:00Z" w16du:dateUtc="2026-07-03T18:14:00Z">
        <w:r>
          <w:rPr>
            <w:rFonts w:ascii="Courier New" w:hAnsi="Courier New" w:cs="Courier New"/>
          </w:rPr>
          <w:t>ngs aggregated by Geo-Marine for the Navy projects (covering the whole North Atlantic and the G</w:t>
        </w:r>
      </w:ins>
      <w:ins w:id="215" w:author="Robert Kenney" w:date="2026-07-03T14:15:00Z" w16du:dateUtc="2026-07-03T18:15:00Z">
        <w:r>
          <w:rPr>
            <w:rFonts w:ascii="Courier New" w:hAnsi="Courier New" w:cs="Courier New"/>
          </w:rPr>
          <w:t xml:space="preserve">ulf of Mexico). </w:t>
        </w:r>
        <w:proofErr w:type="gramStart"/>
        <w:r>
          <w:rPr>
            <w:rFonts w:ascii="Courier New" w:hAnsi="Courier New" w:cs="Courier New"/>
          </w:rPr>
          <w:t>So</w:t>
        </w:r>
        <w:proofErr w:type="gramEnd"/>
        <w:r>
          <w:rPr>
            <w:rFonts w:ascii="Courier New" w:hAnsi="Courier New" w:cs="Courier New"/>
          </w:rPr>
          <w:t xml:space="preserve"> ignore all the peripheral locations. UNCE is unidentified cetacean, which they insisted on using but we never d</w:t>
        </w:r>
      </w:ins>
      <w:ins w:id="216" w:author="Robert Kenney" w:date="2026-07-03T14:16:00Z" w16du:dateUtc="2026-07-03T18:16:00Z">
        <w:r>
          <w:rPr>
            <w:rFonts w:ascii="Courier New" w:hAnsi="Courier New" w:cs="Courier New"/>
          </w:rPr>
          <w:t xml:space="preserve">id otherwise. They fit better in “other marine mammals” than in “unknown” </w:t>
        </w:r>
      </w:ins>
      <w:ins w:id="217" w:author="Robert Kenney" w:date="2026-07-03T14:17:00Z" w16du:dateUtc="2026-07-03T18:17:00Z">
        <w:r>
          <w:rPr>
            <w:rFonts w:ascii="Courier New" w:hAnsi="Courier New" w:cs="Courier New"/>
          </w:rPr>
          <w:t xml:space="preserve">(TAXCODE=9) </w:t>
        </w:r>
      </w:ins>
      <w:ins w:id="218" w:author="Robert Kenney" w:date="2026-07-03T14:16:00Z" w16du:dateUtc="2026-07-03T18:16:00Z">
        <w:r>
          <w:rPr>
            <w:rFonts w:ascii="Courier New" w:hAnsi="Courier New" w:cs="Courier New"/>
          </w:rPr>
          <w:t>or any specific size of cetacean</w:t>
        </w:r>
      </w:ins>
      <w:ins w:id="219" w:author="Robert Kenney" w:date="2026-07-03T14:17:00Z" w16du:dateUtc="2026-07-03T18:17:00Z">
        <w:r>
          <w:rPr>
            <w:rFonts w:ascii="Courier New" w:hAnsi="Courier New" w:cs="Courier New"/>
          </w:rPr>
          <w:t xml:space="preserve"> (TAXCODE=1,2,3)</w:t>
        </w:r>
      </w:ins>
      <w:ins w:id="220" w:author="Robert Kenney" w:date="2026-07-06T13:13:00Z" w16du:dateUtc="2026-07-06T17:13:00Z">
        <w:r w:rsidR="000D10C9">
          <w:rPr>
            <w:rFonts w:ascii="Courier New" w:hAnsi="Courier New" w:cs="Courier New"/>
          </w:rPr>
          <w:t xml:space="preserve">. I was freaked out when I </w:t>
        </w:r>
      </w:ins>
      <w:ins w:id="221" w:author="Robert Kenney" w:date="2026-07-06T13:14:00Z" w16du:dateUtc="2026-07-06T17:14:00Z">
        <w:r w:rsidR="000D10C9">
          <w:rPr>
            <w:rFonts w:ascii="Courier New" w:hAnsi="Courier New" w:cs="Courier New"/>
          </w:rPr>
          <w:t xml:space="preserve">first opened your error file in Word and saw the page count. These </w:t>
        </w:r>
        <w:proofErr w:type="gramStart"/>
        <w:r w:rsidR="000D10C9">
          <w:rPr>
            <w:rFonts w:ascii="Courier New" w:hAnsi="Courier New" w:cs="Courier New"/>
          </w:rPr>
          <w:t>really long</w:t>
        </w:r>
        <w:proofErr w:type="gramEnd"/>
        <w:r w:rsidR="000D10C9">
          <w:rPr>
            <w:rFonts w:ascii="Courier New" w:hAnsi="Courier New" w:cs="Courier New"/>
          </w:rPr>
          <w:t xml:space="preserve"> lists of </w:t>
        </w:r>
        <w:proofErr w:type="gramStart"/>
        <w:r w:rsidR="000D10C9">
          <w:rPr>
            <w:rFonts w:ascii="Courier New" w:hAnsi="Courier New" w:cs="Courier New"/>
          </w:rPr>
          <w:t>nothing</w:t>
        </w:r>
        <w:proofErr w:type="gramEnd"/>
        <w:r w:rsidR="000D10C9">
          <w:rPr>
            <w:rFonts w:ascii="Courier New" w:hAnsi="Courier New" w:cs="Courier New"/>
          </w:rPr>
          <w:t>-burgers made me</w:t>
        </w:r>
      </w:ins>
      <w:ins w:id="222" w:author="Robert Kenney" w:date="2026-07-06T13:15:00Z" w16du:dateUtc="2026-07-06T17:15:00Z">
        <w:r w:rsidR="000D10C9">
          <w:rPr>
            <w:rFonts w:ascii="Courier New" w:hAnsi="Courier New" w:cs="Courier New"/>
          </w:rPr>
          <w:t xml:space="preserve"> feel better.</w:t>
        </w:r>
      </w:ins>
    </w:p>
    <w:p w14:paraId="524FAD5E" w14:textId="25E34E22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5BAC0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86D12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15:31:16] P179127</w:t>
      </w:r>
    </w:p>
    <w:p w14:paraId="0B73BF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27F28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134DC2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91B3F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55926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82B88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59313D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5114EB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A94B9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69.4333 outside typical survey area [20.0, 55.0] (rows 41, EVENTNO=410)</w:t>
      </w:r>
    </w:p>
    <w:p w14:paraId="26A4ED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028FF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FEED5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15:31:16] P179128</w:t>
      </w:r>
    </w:p>
    <w:p w14:paraId="688C13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0CF38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08AF4B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7F00E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F5989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8ECC6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7E903D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Warnings: 1</w:t>
      </w:r>
    </w:p>
    <w:p w14:paraId="7E8FCF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E2438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70.1833 outside typical survey area [20.0, 55.0] (rows 36, EVENTNO=350)</w:t>
      </w:r>
    </w:p>
    <w:p w14:paraId="544938EC" w14:textId="6D33FD36" w:rsidR="007B15C3" w:rsidRDefault="007B15C3" w:rsidP="00C63700">
      <w:pPr>
        <w:pStyle w:val="PlainText"/>
        <w:rPr>
          <w:ins w:id="223" w:author="Robert Kenney" w:date="2026-07-03T14:20:00Z" w16du:dateUtc="2026-07-03T18:20:00Z"/>
          <w:rFonts w:ascii="Courier New" w:hAnsi="Courier New" w:cs="Courier New"/>
        </w:rPr>
      </w:pPr>
      <w:ins w:id="224" w:author="Robert Kenney" w:date="2026-07-03T14:20:00Z" w16du:dateUtc="2026-07-03T18:20:00Z">
        <w:r>
          <w:rPr>
            <w:rFonts w:ascii="Courier New" w:hAnsi="Courier New" w:cs="Courier New"/>
          </w:rPr>
          <w:t>POP crui</w:t>
        </w:r>
      </w:ins>
      <w:ins w:id="225" w:author="Robert Kenney" w:date="2026-07-03T14:21:00Z" w16du:dateUtc="2026-07-03T18:21:00Z">
        <w:r>
          <w:rPr>
            <w:rFonts w:ascii="Courier New" w:hAnsi="Courier New" w:cs="Courier New"/>
          </w:rPr>
          <w:t xml:space="preserve">se on the Dolphin III </w:t>
        </w:r>
        <w:proofErr w:type="spellStart"/>
        <w:r>
          <w:rPr>
            <w:rFonts w:ascii="Courier New" w:hAnsi="Courier New" w:cs="Courier New"/>
          </w:rPr>
          <w:t>whalewatch</w:t>
        </w:r>
        <w:proofErr w:type="spellEnd"/>
        <w:r>
          <w:rPr>
            <w:rFonts w:ascii="Courier New" w:hAnsi="Courier New" w:cs="Courier New"/>
          </w:rPr>
          <w:t xml:space="preserve"> boat in Cape Cod Bay. </w:t>
        </w:r>
      </w:ins>
      <w:ins w:id="226" w:author="Robert Kenney" w:date="2026-07-03T14:20:00Z" w16du:dateUtc="2026-07-03T18:20:00Z">
        <w:r>
          <w:rPr>
            <w:rFonts w:ascii="Courier New" w:hAnsi="Courier New" w:cs="Courier New"/>
          </w:rPr>
          <w:t>You just lost the minus sign; it’s there in the database.</w:t>
        </w:r>
      </w:ins>
    </w:p>
    <w:p w14:paraId="7E8919AE" w14:textId="681DA4D4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CAB19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AEFD6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15:31:17] P180217</w:t>
      </w:r>
    </w:p>
    <w:p w14:paraId="5E0A08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1EF36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10FCED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24077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E3C65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E1142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372630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F1862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580EE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BEHAV: Incompatible behaviors recorded: Behaviors 22 and 11 are incompatible (rows 150)</w:t>
      </w:r>
    </w:p>
    <w:p w14:paraId="78FA42EC" w14:textId="77777777" w:rsidR="007B15C3" w:rsidRDefault="007B15C3" w:rsidP="00C63700">
      <w:pPr>
        <w:pStyle w:val="PlainText"/>
        <w:rPr>
          <w:ins w:id="227" w:author="Robert Kenney" w:date="2026-07-03T14:24:00Z" w16du:dateUtc="2026-07-03T18:24:00Z"/>
          <w:rFonts w:ascii="Courier New" w:hAnsi="Courier New" w:cs="Courier New"/>
        </w:rPr>
      </w:pPr>
      <w:ins w:id="228" w:author="Robert Kenney" w:date="2026-07-03T14:24:00Z" w16du:dateUtc="2026-07-03T18:24:00Z">
        <w:r>
          <w:rPr>
            <w:rFonts w:ascii="Courier New" w:hAnsi="Courier New" w:cs="Courier New"/>
          </w:rPr>
          <w:t>65 Risso’s dolphins</w:t>
        </w:r>
      </w:ins>
    </w:p>
    <w:p w14:paraId="6E41273A" w14:textId="38859D8F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48AC0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A03EB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15:31:17] P98221M</w:t>
      </w:r>
    </w:p>
    <w:p w14:paraId="33662E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20E17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21A5A8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B48E7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6F874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49B52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5A7DC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03BC0B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0152C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NUMBER=3000 exceeds threshold 2000 for SPECCODE=SADO (source: TAXCODE 3 default). Verify count. (rows 575, EVENTNO=575)</w:t>
      </w:r>
    </w:p>
    <w:p w14:paraId="35C71CCE" w14:textId="46C97402" w:rsidR="007B15C3" w:rsidRDefault="007B15C3" w:rsidP="00C63700">
      <w:pPr>
        <w:pStyle w:val="PlainText"/>
        <w:rPr>
          <w:ins w:id="229" w:author="Robert Kenney" w:date="2026-07-03T14:25:00Z" w16du:dateUtc="2026-07-03T18:25:00Z"/>
          <w:rFonts w:ascii="Courier New" w:hAnsi="Courier New" w:cs="Courier New"/>
        </w:rPr>
      </w:pPr>
      <w:proofErr w:type="spellStart"/>
      <w:ins w:id="230" w:author="Robert Kenney" w:date="2026-07-03T14:25:00Z" w16du:dateUtc="2026-07-03T18:25:00Z">
        <w:r>
          <w:rPr>
            <w:rFonts w:ascii="Courier New" w:hAnsi="Courier New" w:cs="Courier New"/>
          </w:rPr>
          <w:t>Superpods</w:t>
        </w:r>
        <w:proofErr w:type="spellEnd"/>
        <w:r>
          <w:rPr>
            <w:rFonts w:ascii="Courier New" w:hAnsi="Courier New" w:cs="Courier New"/>
          </w:rPr>
          <w:t xml:space="preserve"> are known to occur in common dolphins</w:t>
        </w:r>
      </w:ins>
      <w:ins w:id="231" w:author="Robert Kenney" w:date="2026-07-03T17:44:00Z" w16du:dateUtc="2026-07-03T21:44:00Z">
        <w:r w:rsidR="00185BC9">
          <w:rPr>
            <w:rFonts w:ascii="Courier New" w:hAnsi="Courier New" w:cs="Courier New"/>
          </w:rPr>
          <w:t>. The Google AI says: “</w:t>
        </w:r>
        <w:r w:rsidR="00185BC9" w:rsidRPr="00185BC9">
          <w:rPr>
            <w:rFonts w:ascii="Courier New" w:hAnsi="Courier New" w:cs="Courier New"/>
          </w:rPr>
          <w:t>The largest groups of common dolphins ever spotted are spectacular mega-pods estimated to range anywhere from 10,000 to over 100,000 individuals. These massive "super pods" can stretch across the ocean for up to 6 to 7 miles and are typically spotted off the coast of Southern California.</w:t>
        </w:r>
        <w:r w:rsidR="00185BC9">
          <w:rPr>
            <w:rFonts w:ascii="Courier New" w:hAnsi="Courier New" w:cs="Courier New"/>
          </w:rPr>
          <w:t>”</w:t>
        </w:r>
      </w:ins>
    </w:p>
    <w:p w14:paraId="274B5931" w14:textId="4693F91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0A966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DD96A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[29-Jun-2026 15:31:18] P98710M</w:t>
      </w:r>
    </w:p>
    <w:p w14:paraId="28CC8C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A27D6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490 warnings (0 acknowledged, 490 new)</w:t>
      </w:r>
    </w:p>
    <w:p w14:paraId="7561AA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EE0F7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7876C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161A0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953BB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490</w:t>
      </w:r>
    </w:p>
    <w:p w14:paraId="3C484C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CBB4F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-94.25 outside typical survey area [-85.0, -40.0] (rows 1, EVENTNO=1)</w:t>
      </w:r>
    </w:p>
    <w:p w14:paraId="78E074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-94.25 outside typical survey area [-85.0, -40.0] (rows 2, EVENTNO=2)</w:t>
      </w:r>
    </w:p>
    <w:p w14:paraId="55DAC6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-94.25 outside typical survey area [-85.0, -40.0] (rows 3, EVENTNO=3)</w:t>
      </w:r>
    </w:p>
    <w:p w14:paraId="44F09C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-94.2359 outside typical survey area [-85.0, -40.0] (rows 4, EVENTNO=4)</w:t>
      </w:r>
    </w:p>
    <w:p w14:paraId="5DB8C4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-94.2218 outside typical survey area [-85.0, -40.0] (rows 5, EVENTNO=5)</w:t>
      </w:r>
    </w:p>
    <w:p w14:paraId="144775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-94.1833 outside typical survey area [-85.0, -40.0] (rows 6, EVENTNO=6)</w:t>
      </w:r>
    </w:p>
    <w:p w14:paraId="146A22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-94.1552 outside typical survey area [-85.0, -40.0] (rows 7, EVENTNO=7)</w:t>
      </w:r>
    </w:p>
    <w:p w14:paraId="46C2BA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-94.15 outside typical survey area [-85.0, -40.0] (rows 8, EVENTNO=8)</w:t>
      </w:r>
    </w:p>
    <w:p w14:paraId="376A0E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-94.1219 outside typical survey area [-85.0, -40.0] (rows 9, EVENTNO=9)</w:t>
      </w:r>
    </w:p>
    <w:p w14:paraId="7ACD41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-94.1 outside typical survey area [-85.0, -40.0] (rows 10, EVENTNO=10)</w:t>
      </w:r>
    </w:p>
    <w:p w14:paraId="2F5C32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-94.0719 outside typical survey area [-85.0, -40.0] (rows 11, EVENTNO=11)</w:t>
      </w:r>
    </w:p>
    <w:p w14:paraId="7F1B96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-94.0833 outside typical survey area [-85.0, -40.0] (rows 12, EVENTNO=12)</w:t>
      </w:r>
    </w:p>
    <w:p w14:paraId="606C80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-94.0552 outside typical survey area [-85.0, -40.0] (rows 13, EVENTNO=13)</w:t>
      </w:r>
    </w:p>
    <w:p w14:paraId="3D9385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-94.05 outside typical survey area [-85.0, -40.0] (rows 14, EVENTNO=14)</w:t>
      </w:r>
    </w:p>
    <w:p w14:paraId="5F76BF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-94.0383 outside typical survey area [-85.0, -40.0] (rows 15, EVENTNO=15)</w:t>
      </w:r>
    </w:p>
    <w:p w14:paraId="699A66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-94.05 outside typical survey area [-85.0, -40.0] (rows 16, EVENTNO=16)</w:t>
      </w:r>
    </w:p>
    <w:p w14:paraId="6350B0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-94.0383 outside typical survey area [-85.0, -40.0] (rows 17, EVENTNO=17)</w:t>
      </w:r>
    </w:p>
    <w:p w14:paraId="29962B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-94.0333 outside typical survey area [-85.0, -40.0] (rows 18, EVENTNO=18)</w:t>
      </w:r>
    </w:p>
    <w:p w14:paraId="0108C0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-94.0275 outside typical survey area [-85.0, -40.0] (rows 19, EVENTNO=19)</w:t>
      </w:r>
    </w:p>
    <w:p w14:paraId="47C090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-94.0275 outside typical survey area [-85.0, -40.0] (rows 20, EVENTNO=20)</w:t>
      </w:r>
    </w:p>
    <w:p w14:paraId="417193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-94.0216 outside typical survey area [-85.0, -40.0] (rows 21, EVENTNO=21)</w:t>
      </w:r>
    </w:p>
    <w:p w14:paraId="3D4385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-94.0333 outside typical survey area [-85.0, -40.0] (rows 22, EVENTNO=22)</w:t>
      </w:r>
    </w:p>
    <w:p w14:paraId="626604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-94.0216 outside typical survey area [-85.0, -40.0] (rows 23, EVENTNO=23)</w:t>
      </w:r>
    </w:p>
    <w:p w14:paraId="7EBB09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-94.0333 outside typical survey area [-85.0, -40.0] (rows 24, EVENTNO=24)</w:t>
      </w:r>
    </w:p>
    <w:p w14:paraId="686503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-94.0216 outside typical survey area [-85.0, -40.0] (rows 25, EVENTNO=25)</w:t>
      </w:r>
    </w:p>
    <w:p w14:paraId="065340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-94.0333 outside typical survey area [-85.0, -40.0] (rows 26, EVENTNO=26)</w:t>
      </w:r>
    </w:p>
    <w:p w14:paraId="42E540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-94.0275 outside typical survey area [-85.0, -40.0] (rows 27, EVENTNO=27)</w:t>
      </w:r>
    </w:p>
    <w:p w14:paraId="6FF7DB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-94.0275 outside typical survey area [-85.0, -40.0] (rows 28, EVENTNO=28)</w:t>
      </w:r>
    </w:p>
    <w:p w14:paraId="129E22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-94.0216 outside typical survey area [-85.0, -40.0] (rows 29, EVENTNO=29)</w:t>
      </w:r>
    </w:p>
    <w:p w14:paraId="578F4A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-94.0333 outside typical survey area [-85.0, -40.0] (rows 30, EVENTNO=30)</w:t>
      </w:r>
    </w:p>
    <w:p w14:paraId="2F3301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-94.0216 outside typical survey area [-85.0, -40.0] (rows 31, EVENTNO=31)</w:t>
      </w:r>
    </w:p>
    <w:p w14:paraId="52DA4C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-94.0833 outside typical survey area [-85.0, -40.0] (rows 32, EVENTNO=32)</w:t>
      </w:r>
    </w:p>
    <w:p w14:paraId="1BA387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-94.0775 outside typical survey area [-85.0, -40.0] (rows 33, EVENTNO=33)</w:t>
      </w:r>
    </w:p>
    <w:p w14:paraId="6B9F91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-94.0716 outside typical survey area [-85.0, -40.0] (rows 34, EVENTNO=34)</w:t>
      </w:r>
    </w:p>
    <w:p w14:paraId="63AA77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-94.0833 outside typical survey area [-85.0, -40.0] (rows 35, EVENTNO=35)</w:t>
      </w:r>
    </w:p>
    <w:p w14:paraId="1DC436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-93.85 outside typical survey area [-85.0, -40.0] (rows 36, EVENTNO=36)</w:t>
      </w:r>
    </w:p>
    <w:p w14:paraId="0B6A58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-93.95 outside typical survey area [-85.0, -40.0] (rows 37, EVENTNO=37)</w:t>
      </w:r>
    </w:p>
    <w:p w14:paraId="09CD89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-93.9169 outside typical survey area [-85.0, -40.0] (rows 38, EVENTNO=38)</w:t>
      </w:r>
    </w:p>
    <w:p w14:paraId="2D27CF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-93.9333 outside typical survey area [-85.0, -40.0] (rows 39, EVENTNO=39)</w:t>
      </w:r>
    </w:p>
    <w:p w14:paraId="6B501B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-93.9003 outside typical survey area [-85.0, -40.0] (rows 40, EVENTNO=40)</w:t>
      </w:r>
    </w:p>
    <w:p w14:paraId="7B3E81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-93.8167 outside typical survey area [-85.0, -40.0] (rows 41, EVENTNO=41)</w:t>
      </w:r>
    </w:p>
    <w:p w14:paraId="27EBFD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-93.7807 outside typical survey area [-85.0, -40.0] (rows 42, EVENTNO=42)</w:t>
      </w:r>
    </w:p>
    <w:p w14:paraId="237046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-93.75 outside typical survey area [-85.0, -40.0] (rows 43, EVENTNO=43)</w:t>
      </w:r>
    </w:p>
    <w:p w14:paraId="253FC0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-93.714 outside typical survey area [-85.0, -40.0] (rows 44, EVENTNO=44)</w:t>
      </w:r>
    </w:p>
    <w:p w14:paraId="19D902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-93.7167 outside typical survey area [-85.0, -40.0] (rows 45, EVENTNO=45)</w:t>
      </w:r>
    </w:p>
    <w:p w14:paraId="354241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-93.6807 outside typical survey area [-85.0, -40.0] (rows 46, EVENTNO=46)</w:t>
      </w:r>
    </w:p>
    <w:p w14:paraId="49CBDA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-93.6833 outside typical survey area [-85.0, -40.0] (rows 47, EVENTNO=47)</w:t>
      </w:r>
    </w:p>
    <w:p w14:paraId="2C83A7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-93.6474 outside typical survey area [-85.0, -40.0] (rows 48, EVENTNO=48)</w:t>
      </w:r>
    </w:p>
    <w:p w14:paraId="51AD66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49, EVENTNO=49)</w:t>
      </w:r>
    </w:p>
    <w:p w14:paraId="044544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-93.6783 outside typical survey area [-85.0, -40.0] (rows 50, EVENTNO=50)</w:t>
      </w:r>
    </w:p>
    <w:p w14:paraId="705F3C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-93.6833 outside typical survey area [-85.0, -40.0] (rows 51, EVENTNO=51)</w:t>
      </w:r>
    </w:p>
    <w:p w14:paraId="109378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-93.674 outside typical survey area [-85.0, -40.0] (rows 52, EVENTNO=52)</w:t>
      </w:r>
    </w:p>
    <w:p w14:paraId="04788E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-93.6667 outside typical survey area [-85.0, -40.0] (rows 53, EVENTNO=53)</w:t>
      </w:r>
    </w:p>
    <w:p w14:paraId="1FFFDC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-93.662 outside typical survey area [-85.0, -40.0] (rows 54, EVENTNO=54)</w:t>
      </w:r>
    </w:p>
    <w:p w14:paraId="35BEF5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-93.6573 outside typical survey area [-85.0, -40.0] (rows 55, EVENTNO=55)</w:t>
      </w:r>
    </w:p>
    <w:p w14:paraId="79E8D5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 outside typical survey area [-85.0, -40.0] (rows 56, EVENTNO=56)</w:t>
      </w:r>
    </w:p>
    <w:p w14:paraId="744CA3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-93.6407 outside typical survey area [-85.0, -40.0] (rows 57, EVENTNO=57)</w:t>
      </w:r>
    </w:p>
    <w:p w14:paraId="3B34B0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 outside typical survey area [-85.0, -40.0] (rows 58, EVENTNO=58)</w:t>
      </w:r>
    </w:p>
    <w:p w14:paraId="6F617E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-93.6407 outside typical survey area [-85.0, -40.0] (rows 59, EVENTNO=59)</w:t>
      </w:r>
    </w:p>
    <w:p w14:paraId="0A4838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 outside typical survey area [-85.0, -40.0] (rows 60, EVENTNO=60)</w:t>
      </w:r>
    </w:p>
    <w:p w14:paraId="0FBA10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-93.6407 outside typical survey area [-85.0, -40.0] (rows 61, EVENTNO=61)</w:t>
      </w:r>
    </w:p>
    <w:p w14:paraId="70269A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 outside typical survey area [-85.0, -40.0] (rows 62, EVENTNO=62)</w:t>
      </w:r>
    </w:p>
    <w:p w14:paraId="13FFFA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-93.5884 outside typical survey area [-85.0, -40.0] (rows 63, EVENTNO=63)</w:t>
      </w:r>
    </w:p>
    <w:p w14:paraId="5E3161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-93.5767 outside typical survey area [-85.0, -40.0] (rows 64, EVENTNO=64)</w:t>
      </w:r>
    </w:p>
    <w:p w14:paraId="27696D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 outside typical survey area [-85.0, -40.0] (rows 65, EVENTNO=65)</w:t>
      </w:r>
    </w:p>
    <w:p w14:paraId="129177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 outside typical survey area [-85.0, -40.0] (rows 66, EVENTNO=66)</w:t>
      </w:r>
    </w:p>
    <w:p w14:paraId="71A1A9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 outside typical survey area [-85.0, -40.0] (rows 67, EVENTNO=67)</w:t>
      </w:r>
    </w:p>
    <w:p w14:paraId="61E55C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-93.5767 outside typical survey area [-85.0, -40.0] (rows 68, EVENTNO=68)</w:t>
      </w:r>
    </w:p>
    <w:p w14:paraId="3712CE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-93.5833 outside typical survey area [-85.0, -40.0] (rows 69, EVENTNO=69)</w:t>
      </w:r>
    </w:p>
    <w:p w14:paraId="677BF3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-93.5717 outside typical survey area [-85.0, -40.0] (rows 70, EVENTNO=70)</w:t>
      </w:r>
    </w:p>
    <w:p w14:paraId="19292D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-93.56 outside typical survey area [-85.0, -40.0] (rows 71, EVENTNO=71)</w:t>
      </w:r>
    </w:p>
    <w:p w14:paraId="5BC6E6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-93.5833 outside typical survey area [-85.0, -40.0] (rows 72, EVENTNO=72)</w:t>
      </w:r>
    </w:p>
    <w:p w14:paraId="787A25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-93.5717 outside typical survey area [-85.0, -40.0] (rows 73, EVENTNO=73)</w:t>
      </w:r>
    </w:p>
    <w:p w14:paraId="00F958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-93.56 outside typical survey area [-85.0, -40.0] (rows 74, EVENTNO=74)</w:t>
      </w:r>
    </w:p>
    <w:p w14:paraId="78C9D0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-93.5833 outside typical survey area [-85.0, -40.0] (rows 75, EVENTNO=75)</w:t>
      </w:r>
    </w:p>
    <w:p w14:paraId="71438D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-93.56 outside typical survey area [-85.0, -40.0] (rows 76, EVENTNO=76)</w:t>
      </w:r>
    </w:p>
    <w:p w14:paraId="478B42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-93.5667 outside typical survey area [-85.0, -40.0] (rows 77, EVENTNO=77)</w:t>
      </w:r>
    </w:p>
    <w:p w14:paraId="447866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-93.5434 outside typical survey area [-85.0, -40.0] (rows 78, EVENTNO=78)</w:t>
      </w:r>
    </w:p>
    <w:p w14:paraId="5A11E4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79, EVENTNO=79)</w:t>
      </w:r>
    </w:p>
    <w:p w14:paraId="7B6678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80, EVENTNO=80)</w:t>
      </w:r>
    </w:p>
    <w:p w14:paraId="252B8B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81, EVENTNO=81)</w:t>
      </w:r>
    </w:p>
    <w:p w14:paraId="12820C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82, EVENTNO=82)</w:t>
      </w:r>
    </w:p>
    <w:p w14:paraId="221F92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83, EVENTNO=83)</w:t>
      </w:r>
    </w:p>
    <w:p w14:paraId="303615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84, EVENTNO=84)</w:t>
      </w:r>
    </w:p>
    <w:p w14:paraId="25D8CA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85, EVENTNO=85)</w:t>
      </w:r>
    </w:p>
    <w:p w14:paraId="08D4E3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86, EVENTNO=86)</w:t>
      </w:r>
    </w:p>
    <w:p w14:paraId="6A3514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87, EVENTNO=87)</w:t>
      </w:r>
    </w:p>
    <w:p w14:paraId="1157E6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88, EVENTNO=88)</w:t>
      </w:r>
    </w:p>
    <w:p w14:paraId="7443B5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89, EVENTNO=89)</w:t>
      </w:r>
    </w:p>
    <w:p w14:paraId="64882C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90, EVENTNO=90)</w:t>
      </w:r>
    </w:p>
    <w:p w14:paraId="572498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-93.6667 outside typical survey area [-85.0, -40.0] (rows 91, EVENTNO=91)</w:t>
      </w:r>
    </w:p>
    <w:p w14:paraId="320767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-93.6703 outside typical survey area [-85.0, -40.0] (rows 92, EVENTNO=92)</w:t>
      </w:r>
    </w:p>
    <w:p w14:paraId="611DC1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-93.674 outside typical survey area [-85.0, -40.0] (rows 93, EVENTNO=93)</w:t>
      </w:r>
    </w:p>
    <w:p w14:paraId="4D8CAE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94, EVENTNO=94)</w:t>
      </w:r>
    </w:p>
    <w:p w14:paraId="290348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-93.6465 outside typical survey area [-85.0, -40.0] (rows 95, EVENTNO=95)</w:t>
      </w:r>
    </w:p>
    <w:p w14:paraId="7E0B85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-93.6263 outside typical survey area [-85.0, -40.0] (rows 96, EVENTNO=96)</w:t>
      </w:r>
    </w:p>
    <w:p w14:paraId="1B0E95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-93.6167 outside typical survey area [-85.0, -40.0] (rows 97, EVENTNO=97)</w:t>
      </w:r>
    </w:p>
    <w:p w14:paraId="19914E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-93.6246 outside typical survey area [-85.0, -40.0] (rows 98, EVENTNO=98)</w:t>
      </w:r>
    </w:p>
    <w:p w14:paraId="76772B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-93.6246 outside typical survey area [-85.0, -40.0] (rows 99, EVENTNO=99)</w:t>
      </w:r>
    </w:p>
    <w:p w14:paraId="54CA14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-93.6326 outside typical survey area [-85.0, -40.0] (rows 100, EVENTNO=100)</w:t>
      </w:r>
    </w:p>
    <w:p w14:paraId="677877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 outside typical survey area [-85.0, -40.0] (rows 101, EVENTNO=101)</w:t>
      </w:r>
    </w:p>
    <w:p w14:paraId="139CB4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-93.6659 outside typical survey area [-85.0, -40.0] (rows 102, EVENTNO=102)</w:t>
      </w:r>
    </w:p>
    <w:p w14:paraId="7DD02A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 outside typical survey area [-85.0, -40.0] (rows 103, EVENTNO=103)</w:t>
      </w:r>
    </w:p>
    <w:p w14:paraId="36014C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-93.658 outside typical survey area [-85.0, -40.0] (rows 104, EVENTNO=104)</w:t>
      </w:r>
    </w:p>
    <w:p w14:paraId="6AD6BE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-93.658 outside typical survey area [-85.0, -40.0] (rows 105, EVENTNO=105)</w:t>
      </w:r>
    </w:p>
    <w:p w14:paraId="4B6504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-93.6659 outside typical survey area [-85.0, -40.0] (rows 106, EVENTNO=106)</w:t>
      </w:r>
    </w:p>
    <w:p w14:paraId="7D58F9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 outside typical survey area [-85.0, -40.0] (rows 107, EVENTNO=107)</w:t>
      </w:r>
    </w:p>
    <w:p w14:paraId="595E21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-93.658 outside typical survey area [-85.0, -40.0] (rows 108, EVENTNO=108)</w:t>
      </w:r>
    </w:p>
    <w:p w14:paraId="0B28C6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-93.6659 outside typical survey area [-85.0, -40.0] (rows 109, EVENTNO=109)</w:t>
      </w:r>
    </w:p>
    <w:p w14:paraId="36477D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-93.6333 outside typical survey area [-85.0, -40.0] (rows 110, EVENTNO=110)</w:t>
      </w:r>
    </w:p>
    <w:p w14:paraId="6F97E0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-93.6413 outside typical survey area [-85.0, -40.0] (rows 111, EVENTNO=111)</w:t>
      </w:r>
    </w:p>
    <w:p w14:paraId="30964B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-93.6413 outside typical survey area [-85.0, -40.0] (rows 112, EVENTNO=112)</w:t>
      </w:r>
    </w:p>
    <w:p w14:paraId="10E672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-93.6493 outside typical survey area [-85.0, -40.0] (rows 113, EVENTNO=113)</w:t>
      </w:r>
    </w:p>
    <w:p w14:paraId="73B060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-93.6333 outside typical survey area [-85.0, -40.0] (rows 114, EVENTNO=114)</w:t>
      </w:r>
    </w:p>
    <w:p w14:paraId="5068CF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-93.6413 outside typical survey area [-85.0, -40.0] (rows 115, EVENTNO=115)</w:t>
      </w:r>
    </w:p>
    <w:p w14:paraId="5FF750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-93.6413 outside typical survey area [-85.0, -40.0] (rows 116, EVENTNO=116)</w:t>
      </w:r>
    </w:p>
    <w:p w14:paraId="2DD123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-93.6493 outside typical survey area [-85.0, -40.0] (rows 117, EVENTNO=117)</w:t>
      </w:r>
    </w:p>
    <w:p w14:paraId="4B4C74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-93.6667 outside typical survey area [-85.0, -40.0] (rows 118, EVENTNO=118)</w:t>
      </w:r>
    </w:p>
    <w:p w14:paraId="4F3004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-93.6746 outside typical survey area [-85.0, -40.0] (rows 119, EVENTNO=119)</w:t>
      </w:r>
    </w:p>
    <w:p w14:paraId="0034AA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-93.6746 outside typical survey area [-85.0, -40.0] (rows 120, EVENTNO=120)</w:t>
      </w:r>
    </w:p>
    <w:p w14:paraId="7F705B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-93.6826 outside typical survey area [-85.0, -40.0] (rows 121, EVENTNO=121)</w:t>
      </w:r>
    </w:p>
    <w:p w14:paraId="147ECC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-93.6333 outside typical survey area [-85.0, -40.0] (rows 122, EVENTNO=122)</w:t>
      </w:r>
    </w:p>
    <w:p w14:paraId="5F6B90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-93.6413 outside typical survey area [-85.0, -40.0] (rows 123, EVENTNO=123)</w:t>
      </w:r>
    </w:p>
    <w:p w14:paraId="3C88A5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-93.6413 outside typical survey area [-85.0, -40.0] (rows 124, EVENTNO=124)</w:t>
      </w:r>
    </w:p>
    <w:p w14:paraId="6135EB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-93.6413 outside typical survey area [-85.0, -40.0] (rows 125, EVENTNO=125)</w:t>
      </w:r>
    </w:p>
    <w:p w14:paraId="6C86DF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-93.6493 outside typical survey area [-85.0, -40.0] (rows 126, EVENTNO=126)</w:t>
      </w:r>
    </w:p>
    <w:p w14:paraId="0D2DE8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-93.6333 outside typical survey area [-85.0, -40.0] (rows 127, EVENTNO=127)</w:t>
      </w:r>
    </w:p>
    <w:p w14:paraId="354792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-93.6413 outside typical survey area [-85.0, -40.0] (rows 128, EVENTNO=128)</w:t>
      </w:r>
    </w:p>
    <w:p w14:paraId="15C936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-93.6493 outside typical survey area [-85.0, -40.0] (rows 129, EVENTNO=129)</w:t>
      </w:r>
    </w:p>
    <w:p w14:paraId="6342F4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 outside typical survey area [-85.0, -40.0] (rows 130, EVENTNO=130)</w:t>
      </w:r>
    </w:p>
    <w:p w14:paraId="1A9D07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-93.6064 outside typical survey area [-85.0, -40.0] (rows 131, EVENTNO=131)</w:t>
      </w:r>
    </w:p>
    <w:p w14:paraId="154343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-93.6167 outside typical survey area [-85.0, -40.0] (rows 132, EVENTNO=132)</w:t>
      </w:r>
    </w:p>
    <w:p w14:paraId="507922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-93.6199 outside typical survey area [-85.0, -40.0] (rows 133, EVENTNO=133)</w:t>
      </w:r>
    </w:p>
    <w:p w14:paraId="522CB6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-93.6231 outside typical survey area [-85.0, -40.0] (rows 134, EVENTNO=134)</w:t>
      </w:r>
    </w:p>
    <w:p w14:paraId="1854DE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 outside typical survey area [-85.0, -40.0] (rows 135, EVENTNO=135)</w:t>
      </w:r>
    </w:p>
    <w:p w14:paraId="0AE775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-93.6064 outside typical survey area [-85.0, -40.0] (rows 136, EVENTNO=136)</w:t>
      </w:r>
    </w:p>
    <w:p w14:paraId="6C912D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 outside typical survey area [-85.0, -40.0] (rows 137, EVENTNO=137)</w:t>
      </w:r>
    </w:p>
    <w:p w14:paraId="188552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-93.6032 outside typical survey area [-85.0, -40.0] (rows 138, EVENTNO=138)</w:t>
      </w:r>
    </w:p>
    <w:p w14:paraId="4DC54C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-93.6064 outside typical survey area [-85.0, -40.0] (rows 139, EVENTNO=139)</w:t>
      </w:r>
    </w:p>
    <w:p w14:paraId="25194F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 outside typical survey area [-85.0, -40.0] (rows 140, EVENTNO=140)</w:t>
      </w:r>
    </w:p>
    <w:p w14:paraId="571240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-93.6393 outside typical survey area [-85.0, -40.0] (rows 141, EVENTNO=141)</w:t>
      </w:r>
    </w:p>
    <w:p w14:paraId="723389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 outside typical survey area [-85.0, -40.0] (rows 142, EVENTNO=142)</w:t>
      </w:r>
    </w:p>
    <w:p w14:paraId="3E3F5C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-93.6893 outside typical survey area [-85.0, -40.0] (rows 143, EVENTNO=143)</w:t>
      </w:r>
    </w:p>
    <w:p w14:paraId="1FBA80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-93.85 outside typical survey area [-85.0, -40.0] (rows 144, EVENTNO=144)</w:t>
      </w:r>
    </w:p>
    <w:p w14:paraId="50DC3B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-93.8281 outside typical survey area [-85.0, -40.0] (rows 145, EVENTNO=145)</w:t>
      </w:r>
    </w:p>
    <w:p w14:paraId="2BF18E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-93.8063 outside typical survey area [-85.0, -40.0] (rows 146, EVENTNO=146)</w:t>
      </w:r>
    </w:p>
    <w:p w14:paraId="6CFBC4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-93.85 outside typical survey area [-85.0, -40.0] (rows 147, EVENTNO=147)</w:t>
      </w:r>
    </w:p>
    <w:p w14:paraId="119B8B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-93.8281 outside typical survey area [-85.0, -40.0] (rows 148, EVENTNO=148)</w:t>
      </w:r>
    </w:p>
    <w:p w14:paraId="173AAA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-93.8281 outside typical survey area [-85.0, -40.0] (rows 149, EVENTNO=149)</w:t>
      </w:r>
    </w:p>
    <w:p w14:paraId="40A672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-93.8281 outside typical survey area [-85.0, -40.0] (rows 150, EVENTNO=150)</w:t>
      </w:r>
    </w:p>
    <w:p w14:paraId="4C8456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-93.8281 outside typical survey area [-85.0, -40.0] (rows 151, EVENTNO=151)</w:t>
      </w:r>
    </w:p>
    <w:p w14:paraId="0BE8BC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-93.8063 outside typical survey area [-85.0, -40.0] (rows 152, EVENTNO=152)</w:t>
      </w:r>
    </w:p>
    <w:p w14:paraId="7A8601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-93.8167 outside typical survey area [-85.0, -40.0] (rows 153, EVENTNO=153)</w:t>
      </w:r>
    </w:p>
    <w:p w14:paraId="01FFD7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-93.7948 outside typical survey area [-85.0, -40.0] (rows 154, EVENTNO=154)</w:t>
      </w:r>
    </w:p>
    <w:p w14:paraId="4F032A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-93.7948 outside typical survey area [-85.0, -40.0] (rows 155, EVENTNO=155)</w:t>
      </w:r>
    </w:p>
    <w:p w14:paraId="478137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-93.7729 outside typical survey area [-85.0, -40.0] (rows 156, EVENTNO=156)</w:t>
      </w:r>
    </w:p>
    <w:p w14:paraId="432CCF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-93.8167 outside typical survey area [-85.0, -40.0] (rows 157, EVENTNO=157)</w:t>
      </w:r>
    </w:p>
    <w:p w14:paraId="291956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-93.7729 outside typical survey area [-85.0, -40.0] (rows 158, EVENTNO=158)</w:t>
      </w:r>
    </w:p>
    <w:p w14:paraId="4C07EA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-93.7333 outside typical survey area [-85.0, -40.0] (rows 159, EVENTNO=159)</w:t>
      </w:r>
    </w:p>
    <w:p w14:paraId="66CE24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-93.7205 outside typical survey area [-85.0, -40.0] (rows 160, EVENTNO=160)</w:t>
      </w:r>
    </w:p>
    <w:p w14:paraId="0D60FE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-93.7077 outside typical survey area [-85.0, -40.0] (rows 161, EVENTNO=161)</w:t>
      </w:r>
    </w:p>
    <w:p w14:paraId="5D0F3F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-93.6833 outside typical survey area [-85.0, -40.0] (rows 162, EVENTNO=162)</w:t>
      </w:r>
    </w:p>
    <w:p w14:paraId="2D0B84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-93.6705 outside typical survey area [-85.0, -40.0] (rows 163, EVENTNO=163)</w:t>
      </w:r>
    </w:p>
    <w:p w14:paraId="2DE33D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-93.6705 outside typical survey area [-85.0, -40.0] (rows 164, EVENTNO=164)</w:t>
      </w:r>
    </w:p>
    <w:p w14:paraId="01AC1E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-93.6577 outside typical survey area [-85.0, -40.0] (rows 165, EVENTNO=165)</w:t>
      </w:r>
    </w:p>
    <w:p w14:paraId="432A8B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-93.65 outside typical survey area [-85.0, -40.0] (rows 166, EVENTNO=166)</w:t>
      </w:r>
    </w:p>
    <w:p w14:paraId="52465D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-93.6372 outside typical survey area [-85.0, -40.0] (rows 167, EVENTNO=167)</w:t>
      </w:r>
    </w:p>
    <w:p w14:paraId="707D47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-93.6372 outside typical survey area [-85.0, -40.0] (rows 168, EVENTNO=168)</w:t>
      </w:r>
    </w:p>
    <w:p w14:paraId="113A15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-93.6244 outside typical survey area [-85.0, -40.0] (rows 169, EVENTNO=169)</w:t>
      </w:r>
    </w:p>
    <w:p w14:paraId="7C5B1F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-93.6167 outside typical survey area [-85.0, -40.0] (rows 170, EVENTNO=170)</w:t>
      </w:r>
    </w:p>
    <w:p w14:paraId="4EE346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-93.6496 outside typical survey area [-85.0, -40.0] (rows 171, EVENTNO=171)</w:t>
      </w:r>
    </w:p>
    <w:p w14:paraId="0004DF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-93.6167 outside typical survey area [-85.0, -40.0] (rows 172, EVENTNO=172)</w:t>
      </w:r>
    </w:p>
    <w:p w14:paraId="560521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-93.6317 outside typical survey area [-85.0, -40.0] (rows 173, EVENTNO=173)</w:t>
      </w:r>
    </w:p>
    <w:p w14:paraId="1DD679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-93.6466 outside typical survey area [-85.0, -40.0] (rows 174, EVENTNO=174)</w:t>
      </w:r>
    </w:p>
    <w:p w14:paraId="47FEA1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-93.6167 outside typical survey area [-85.0, -40.0] (rows 175, EVENTNO=175)</w:t>
      </w:r>
    </w:p>
    <w:p w14:paraId="0E92DC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-93.6466 outside typical survey area [-85.0, -40.0] (rows 176, EVENTNO=176)</w:t>
      </w:r>
    </w:p>
    <w:p w14:paraId="331240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-93.6333 outside typical survey area [-85.0, -40.0] (rows 177, EVENTNO=177)</w:t>
      </w:r>
    </w:p>
    <w:p w14:paraId="5E3919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-93.6633 outside typical survey area [-85.0, -40.0] (rows 178, EVENTNO=178)</w:t>
      </w:r>
    </w:p>
    <w:p w14:paraId="4FA242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-93.6167 outside typical survey area [-85.0, -40.0] (rows 179, EVENTNO=179)</w:t>
      </w:r>
    </w:p>
    <w:p w14:paraId="1ED73A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-93.6466 outside typical survey area [-85.0, -40.0] (rows 180, EVENTNO=180)</w:t>
      </w:r>
    </w:p>
    <w:p w14:paraId="41EB29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-93.5833 outside typical survey area [-85.0, -40.0] (rows 181, EVENTNO=181)</w:t>
      </w:r>
    </w:p>
    <w:p w14:paraId="759EED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-93.5668 outside typical survey area [-85.0, -40.0] (rows 182, EVENTNO=182)</w:t>
      </w:r>
    </w:p>
    <w:p w14:paraId="6CFE35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-93.5503 outside typical survey area [-85.0, -40.0] (rows 183, EVENTNO=183)</w:t>
      </w:r>
    </w:p>
    <w:p w14:paraId="6F632B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-93.3667 outside typical survey area [-85.0, -40.0] (rows 184, EVENTNO=184)</w:t>
      </w:r>
    </w:p>
    <w:p w14:paraId="4A801D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-93.3337 outside typical survey area [-85.0, -40.0] (rows 185, EVENTNO=185)</w:t>
      </w:r>
    </w:p>
    <w:p w14:paraId="300B02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-93.5 outside typical survey area [-85.0, -40.0] (rows 186, EVENTNO=186)</w:t>
      </w:r>
    </w:p>
    <w:p w14:paraId="3162F3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-93.467 outside typical survey area [-85.0, -40.0] (rows 187, EVENTNO=187)</w:t>
      </w:r>
    </w:p>
    <w:p w14:paraId="3C3668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-93.4833 outside typical survey area [-85.0, -40.0] (rows 188, EVENTNO=188)</w:t>
      </w:r>
    </w:p>
    <w:p w14:paraId="0E4C51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-93.4705 outside typical survey area [-85.0, -40.0] (rows 189, EVENTNO=189)</w:t>
      </w:r>
    </w:p>
    <w:p w14:paraId="20EAFA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-93.4576 outside typical survey area [-85.0, -40.0] (rows 190, EVENTNO=190)</w:t>
      </w:r>
    </w:p>
    <w:p w14:paraId="719F39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-93.45 outside typical survey area [-85.0, -40.0] (rows 191, EVENTNO=191)</w:t>
      </w:r>
    </w:p>
    <w:p w14:paraId="04776D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-93.4243 outside typical survey area [-85.0, -40.0] (rows 192, EVENTNO=192)</w:t>
      </w:r>
    </w:p>
    <w:p w14:paraId="74AF4B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 outside typical survey area [-85.0, -40.0] (rows 193, EVENTNO=193)</w:t>
      </w:r>
    </w:p>
    <w:p w14:paraId="03F6A6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-93.3766 outside typical survey area [-85.0, -40.0] (rows 194, EVENTNO=194)</w:t>
      </w:r>
    </w:p>
    <w:p w14:paraId="284B47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-93.45 outside typical survey area [-85.0, -40.0] (rows 195, EVENTNO=195)</w:t>
      </w:r>
    </w:p>
    <w:p w14:paraId="6B127D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-93.4266 outside typical survey area [-85.0, -40.0] (rows 196, EVENTNO=196)</w:t>
      </w:r>
    </w:p>
    <w:p w14:paraId="3F6298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-93.45 outside typical survey area [-85.0, -40.0] (rows 197, EVENTNO=197)</w:t>
      </w:r>
    </w:p>
    <w:p w14:paraId="449011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-93.4383 outside typical survey area [-85.0, -40.0] (rows 198, EVENTNO=198)</w:t>
      </w:r>
    </w:p>
    <w:p w14:paraId="660248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-93.4266 outside typical survey area [-85.0, -40.0] (rows 199, EVENTNO=199)</w:t>
      </w:r>
    </w:p>
    <w:p w14:paraId="009200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-93.4333 outside typical survey area [-85.0, -40.0] (rows 200, EVENTNO=200)</w:t>
      </w:r>
    </w:p>
    <w:p w14:paraId="7C392E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-93.4099 outside typical survey area [-85.0, -40.0] (rows 201, EVENTNO=201)</w:t>
      </w:r>
    </w:p>
    <w:p w14:paraId="38BBBD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-93.4333 outside typical survey area [-85.0, -40.0] (rows 202, EVENTNO=202)</w:t>
      </w:r>
    </w:p>
    <w:p w14:paraId="1561BA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-93.3962 outside typical survey area [-85.0, -40.0] (rows 203, EVENTNO=203)</w:t>
      </w:r>
    </w:p>
    <w:p w14:paraId="614198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-93.4167 outside typical survey area [-85.0, -40.0] (rows 204, EVENTNO=204)</w:t>
      </w:r>
    </w:p>
    <w:p w14:paraId="2C7A4F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-93.3981 outside typical survey area [-85.0, -40.0] (rows 205, EVENTNO=205)</w:t>
      </w:r>
    </w:p>
    <w:p w14:paraId="6B4D83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-93.3795 outside typical survey area [-85.0, -40.0] (rows 206, EVENTNO=206)</w:t>
      </w:r>
    </w:p>
    <w:p w14:paraId="17B869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-93.4167 outside typical survey area [-85.0, -40.0] (rows 207, EVENTNO=207)</w:t>
      </w:r>
    </w:p>
    <w:p w14:paraId="18B36F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-93.4 outside typical survey area [-85.0, -40.0] (rows 208, EVENTNO=208)</w:t>
      </w:r>
    </w:p>
    <w:p w14:paraId="36B6FC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-93.3814 outside typical survey area [-85.0, -40.0] (rows 209, EVENTNO=209)</w:t>
      </w:r>
    </w:p>
    <w:p w14:paraId="250BBE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-93.3629 outside typical survey area [-85.0, -40.0] (rows 210, EVENTNO=210)</w:t>
      </w:r>
    </w:p>
    <w:p w14:paraId="4EA753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-92.3667 outside typical survey area [-85.0, -40.0] (rows 211, EVENTNO=211)</w:t>
      </w:r>
    </w:p>
    <w:p w14:paraId="043276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-92.3667 outside typical survey area [-85.0, -40.0] (rows 212, EVENTNO=212)</w:t>
      </w:r>
    </w:p>
    <w:p w14:paraId="1EF7FC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-92.3667 outside typical survey area [-85.0, -40.0] (rows 213, EVENTNO=213)</w:t>
      </w:r>
    </w:p>
    <w:p w14:paraId="2A929D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-92.3667 outside typical survey area [-85.0, -40.0] (rows 214, EVENTNO=214)</w:t>
      </w:r>
    </w:p>
    <w:p w14:paraId="55AE05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215, EVENTNO=215)</w:t>
      </w:r>
    </w:p>
    <w:p w14:paraId="1023A9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216, EVENTNO=216)</w:t>
      </w:r>
    </w:p>
    <w:p w14:paraId="433058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217, EVENTNO=217)</w:t>
      </w:r>
    </w:p>
    <w:p w14:paraId="30C45C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218, EVENTNO=218)</w:t>
      </w:r>
    </w:p>
    <w:p w14:paraId="782D94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219, EVENTNO=219)</w:t>
      </w:r>
    </w:p>
    <w:p w14:paraId="07960A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220, EVENTNO=220)</w:t>
      </w:r>
    </w:p>
    <w:p w14:paraId="222AE3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221, EVENTNO=221)</w:t>
      </w:r>
    </w:p>
    <w:p w14:paraId="62534B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222, EVENTNO=222)</w:t>
      </w:r>
    </w:p>
    <w:p w14:paraId="307F43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223, EVENTNO=223)</w:t>
      </w:r>
    </w:p>
    <w:p w14:paraId="1D428E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-92.35 outside typical survey area [-85.0, -40.0] (rows 224, EVENTNO=224)</w:t>
      </w:r>
    </w:p>
    <w:p w14:paraId="1D67E9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225, EVENTNO=225)</w:t>
      </w:r>
    </w:p>
    <w:p w14:paraId="366265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226, EVENTNO=226)</w:t>
      </w:r>
    </w:p>
    <w:p w14:paraId="77D49B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227, EVENTNO=227)</w:t>
      </w:r>
    </w:p>
    <w:p w14:paraId="326CD1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228, EVENTNO=228)</w:t>
      </w:r>
    </w:p>
    <w:p w14:paraId="13BFD8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-92.35 outside typical survey area [-85.0, -40.0] (rows 229, EVENTNO=229)</w:t>
      </w:r>
    </w:p>
    <w:p w14:paraId="41E77C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230, EVENTNO=230)</w:t>
      </w:r>
    </w:p>
    <w:p w14:paraId="689C26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231, EVENTNO=231)</w:t>
      </w:r>
    </w:p>
    <w:p w14:paraId="498F26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232, EVENTNO=232)</w:t>
      </w:r>
    </w:p>
    <w:p w14:paraId="13C797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233, EVENTNO=233)</w:t>
      </w:r>
    </w:p>
    <w:p w14:paraId="6B02D8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234, EVENTNO=234)</w:t>
      </w:r>
    </w:p>
    <w:p w14:paraId="673B8D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235, EVENTNO=235)</w:t>
      </w:r>
    </w:p>
    <w:p w14:paraId="72B1D6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236, EVENTNO=236)</w:t>
      </w:r>
    </w:p>
    <w:p w14:paraId="2B91FC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237, EVENTNO=237)</w:t>
      </w:r>
    </w:p>
    <w:p w14:paraId="1A8181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238, EVENTNO=238)</w:t>
      </w:r>
    </w:p>
    <w:p w14:paraId="7547A4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239, EVENTNO=239)</w:t>
      </w:r>
    </w:p>
    <w:p w14:paraId="586E5F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240, EVENTNO=240)</w:t>
      </w:r>
    </w:p>
    <w:p w14:paraId="1D514E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241, EVENTNO=241)</w:t>
      </w:r>
    </w:p>
    <w:p w14:paraId="532DBD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242, EVENTNO=242)</w:t>
      </w:r>
    </w:p>
    <w:p w14:paraId="1CD8DA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-92.3333 outside typical survey area [-85.0, -40.0] (rows 243, EVENTNO=243)</w:t>
      </w:r>
    </w:p>
    <w:p w14:paraId="463471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244, EVENTNO=244)</w:t>
      </w:r>
    </w:p>
    <w:p w14:paraId="64FE11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245, EVENTNO=245)</w:t>
      </w:r>
    </w:p>
    <w:p w14:paraId="01EE46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246, EVENTNO=246)</w:t>
      </w:r>
    </w:p>
    <w:p w14:paraId="2D1A45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247, EVENTNO=247)</w:t>
      </w:r>
    </w:p>
    <w:p w14:paraId="63F378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248, EVENTNO=248)</w:t>
      </w:r>
    </w:p>
    <w:p w14:paraId="0E5441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249, EVENTNO=249)</w:t>
      </w:r>
    </w:p>
    <w:p w14:paraId="5153A9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250, EVENTNO=250)</w:t>
      </w:r>
    </w:p>
    <w:p w14:paraId="119CEE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251, EVENTNO=251)</w:t>
      </w:r>
    </w:p>
    <w:p w14:paraId="4C87C0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252, EVENTNO=252)</w:t>
      </w:r>
    </w:p>
    <w:p w14:paraId="0EFE96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253, EVENTNO=253)</w:t>
      </w:r>
    </w:p>
    <w:p w14:paraId="57F10E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254, EVENTNO=254)</w:t>
      </w:r>
    </w:p>
    <w:p w14:paraId="55C980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255, EVENTNO=255)</w:t>
      </w:r>
    </w:p>
    <w:p w14:paraId="2E510A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256, EVENTNO=256)</w:t>
      </w:r>
    </w:p>
    <w:p w14:paraId="7608D0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257, EVENTNO=257)</w:t>
      </w:r>
    </w:p>
    <w:p w14:paraId="4B2E23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258, EVENTNO=258)</w:t>
      </w:r>
    </w:p>
    <w:p w14:paraId="44047F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259, EVENTNO=259)</w:t>
      </w:r>
    </w:p>
    <w:p w14:paraId="7B89CA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260, EVENTNO=260)</w:t>
      </w:r>
    </w:p>
    <w:p w14:paraId="703C52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261, EVENTNO=261)</w:t>
      </w:r>
    </w:p>
    <w:p w14:paraId="5522B5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-92.3333 outside typical survey area [-85.0, -40.0] (rows 262, EVENTNO=262)</w:t>
      </w:r>
    </w:p>
    <w:p w14:paraId="2FABE1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263, EVENTNO=263)</w:t>
      </w:r>
    </w:p>
    <w:p w14:paraId="6FF8E5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264, EVENTNO=264)</w:t>
      </w:r>
    </w:p>
    <w:p w14:paraId="3A79A1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265, EVENTNO=265)</w:t>
      </w:r>
    </w:p>
    <w:p w14:paraId="673F79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266, EVENTNO=266)</w:t>
      </w:r>
    </w:p>
    <w:p w14:paraId="09307D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267, EVENTNO=267)</w:t>
      </w:r>
    </w:p>
    <w:p w14:paraId="24510A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268, EVENTNO=268)</w:t>
      </w:r>
    </w:p>
    <w:p w14:paraId="54097E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269, EVENTNO=269)</w:t>
      </w:r>
    </w:p>
    <w:p w14:paraId="0B51F6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270, EVENTNO=270)</w:t>
      </w:r>
    </w:p>
    <w:p w14:paraId="625770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271, EVENTNO=271)</w:t>
      </w:r>
    </w:p>
    <w:p w14:paraId="4F8043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272, EVENTNO=272)</w:t>
      </w:r>
    </w:p>
    <w:p w14:paraId="069C6B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273, EVENTNO=273)</w:t>
      </w:r>
    </w:p>
    <w:p w14:paraId="39C6D3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274, EVENTNO=274)</w:t>
      </w:r>
    </w:p>
    <w:p w14:paraId="1BBB91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275, EVENTNO=275)</w:t>
      </w:r>
    </w:p>
    <w:p w14:paraId="05D5DD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276, EVENTNO=276)</w:t>
      </w:r>
    </w:p>
    <w:p w14:paraId="789BE0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277, EVENTNO=277)</w:t>
      </w:r>
    </w:p>
    <w:p w14:paraId="0F0E17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278, EVENTNO=278)</w:t>
      </w:r>
    </w:p>
    <w:p w14:paraId="2ABB04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-92.3333 outside typical survey area [-85.0, -40.0] (rows 279, EVENTNO=279)</w:t>
      </w:r>
    </w:p>
    <w:p w14:paraId="63982B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280, EVENTNO=280)</w:t>
      </w:r>
    </w:p>
    <w:p w14:paraId="5FC830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-92.3167 outside typical survey area [-85.0, -40.0] (rows 281, EVENTNO=281)</w:t>
      </w:r>
    </w:p>
    <w:p w14:paraId="1DFB4D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282, EVENTNO=282)</w:t>
      </w:r>
    </w:p>
    <w:p w14:paraId="4CCC2A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283, EVENTNO=283)</w:t>
      </w:r>
    </w:p>
    <w:p w14:paraId="4F7762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284, EVENTNO=284)</w:t>
      </w:r>
    </w:p>
    <w:p w14:paraId="31F9D2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285, EVENTNO=285)</w:t>
      </w:r>
    </w:p>
    <w:p w14:paraId="57FA7A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286, EVENTNO=286)</w:t>
      </w:r>
    </w:p>
    <w:p w14:paraId="3F3B8B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287, EVENTNO=287)</w:t>
      </w:r>
    </w:p>
    <w:p w14:paraId="6A55FF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-92.3167 outside typical survey area [-85.0, -40.0] (rows 288, EVENTNO=288)</w:t>
      </w:r>
    </w:p>
    <w:p w14:paraId="002B61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-92.2833 outside typical survey area [-85.0, -40.0] (rows 289, EVENTNO=289)</w:t>
      </w:r>
    </w:p>
    <w:p w14:paraId="1B4470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-92.2833 outside typical survey area [-85.0, -40.0] (rows 290, EVENTNO=290)</w:t>
      </w:r>
    </w:p>
    <w:p w14:paraId="2B8F69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-92.2833 outside typical survey area [-85.0, -40.0] (rows 291, EVENTNO=291)</w:t>
      </w:r>
    </w:p>
    <w:p w14:paraId="37DAB9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-92.2833 outside typical survey area [-85.0, -40.0] (rows 292, EVENTNO=292)</w:t>
      </w:r>
    </w:p>
    <w:p w14:paraId="5D04E6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-92.2833 outside typical survey area [-85.0, -40.0] (rows 293, EVENTNO=293)</w:t>
      </w:r>
    </w:p>
    <w:p w14:paraId="2001B5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-92.2667 outside typical survey area [-85.0, -40.0] (rows 294, EVENTNO=294)</w:t>
      </w:r>
    </w:p>
    <w:p w14:paraId="7CA5C5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-92.2667 outside typical survey area [-85.0, -40.0] (rows 295, EVENTNO=295)</w:t>
      </w:r>
    </w:p>
    <w:p w14:paraId="7E9BDD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-92.2667 outside typical survey area [-85.0, -40.0] (rows 296, EVENTNO=296)</w:t>
      </w:r>
    </w:p>
    <w:p w14:paraId="3C9F78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-92.2667 outside typical survey area [-85.0, -40.0] (rows 297, EVENTNO=297)</w:t>
      </w:r>
    </w:p>
    <w:p w14:paraId="4CE5F3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-92.2833 outside typical survey area [-85.0, -40.0] (rows 298, EVENTNO=298)</w:t>
      </w:r>
    </w:p>
    <w:p w14:paraId="2CA9D7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-92.3162 outside typical survey area [-85.0, -40.0] (rows 299, EVENTNO=299)</w:t>
      </w:r>
    </w:p>
    <w:p w14:paraId="0ABED4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-92.3333 outside typical survey area [-85.0, -40.0] (rows 300, EVENTNO=300)</w:t>
      </w:r>
    </w:p>
    <w:p w14:paraId="55EDE6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-92.3498 outside typical survey area [-85.0, -40.0] (rows 301, EVENTNO=301)</w:t>
      </w:r>
    </w:p>
    <w:p w14:paraId="22B12B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-92.3662 outside typical survey area [-85.0, -40.0] (rows 302, EVENTNO=302)</w:t>
      </w:r>
    </w:p>
    <w:p w14:paraId="01CB58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-92.3833 outside typical survey area [-85.0, -40.0] (rows 303, EVENTNO=303)</w:t>
      </w:r>
    </w:p>
    <w:p w14:paraId="711679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-92.4162 outside typical survey area [-85.0, -40.0] (rows 304, EVENTNO=304)</w:t>
      </w:r>
    </w:p>
    <w:p w14:paraId="0636B5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-92.4167 outside typical survey area [-85.0, -40.0] (rows 305, EVENTNO=305)</w:t>
      </w:r>
    </w:p>
    <w:p w14:paraId="7BE13F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-92.4496 outside typical survey area [-85.0, -40.0] (rows 306, EVENTNO=306)</w:t>
      </w:r>
    </w:p>
    <w:p w14:paraId="0B5CE6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-92.45 outside typical survey area [-85.0, -40.0] (rows 307, EVENTNO=307)</w:t>
      </w:r>
    </w:p>
    <w:p w14:paraId="05F3FF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-92.4829 outside typical survey area [-85.0, -40.0] (rows 308, EVENTNO=308)</w:t>
      </w:r>
    </w:p>
    <w:p w14:paraId="7CA3C1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 outside typical survey area [-85.0, -40.0] (rows 309, EVENTNO=309)</w:t>
      </w:r>
    </w:p>
    <w:p w14:paraId="313699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-92.5329 outside typical survey area [-85.0, -40.0] (rows 310, EVENTNO=310)</w:t>
      </w:r>
    </w:p>
    <w:p w14:paraId="16AA34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-92.5333 outside typical survey area [-85.0, -40.0] (rows 311, EVENTNO=311)</w:t>
      </w:r>
    </w:p>
    <w:p w14:paraId="1A9B13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-92.5498 outside typical survey area [-85.0, -40.0] (rows 312, EVENTNO=312)</w:t>
      </w:r>
    </w:p>
    <w:p w14:paraId="4A56C4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-92.5498 outside typical survey area [-85.0, -40.0] (rows 313, EVENTNO=313)</w:t>
      </w:r>
    </w:p>
    <w:p w14:paraId="7DB994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-92.5498 outside typical survey area [-85.0, -40.0] (rows 314, EVENTNO=314)</w:t>
      </w:r>
    </w:p>
    <w:p w14:paraId="538516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-92.5662 outside typical survey area [-85.0, -40.0] (rows 315, EVENTNO=315)</w:t>
      </w:r>
    </w:p>
    <w:p w14:paraId="33BA43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-92.5833 outside typical survey area [-85.0, -40.0] (rows 316, EVENTNO=316)</w:t>
      </w:r>
    </w:p>
    <w:p w14:paraId="0BC68C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-92.5833 outside typical survey area [-85.0, -40.0] (rows 317, EVENTNO=317)</w:t>
      </w:r>
    </w:p>
    <w:p w14:paraId="5B152D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-92.6 outside typical survey area [-85.0, -40.0] (rows 318, EVENTNO=318)</w:t>
      </w:r>
    </w:p>
    <w:p w14:paraId="5674FB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-92.6 outside typical survey area [-85.0, -40.0] (rows 319, EVENTNO=319)</w:t>
      </w:r>
    </w:p>
    <w:p w14:paraId="60D62B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-92.6 outside typical survey area [-85.0, -40.0] (rows 320, EVENTNO=320)</w:t>
      </w:r>
    </w:p>
    <w:p w14:paraId="134027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-92.6 outside typical survey area [-85.0, -40.0] (rows 321, EVENTNO=321)</w:t>
      </w:r>
    </w:p>
    <w:p w14:paraId="1F4426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-92.6 outside typical survey area [-85.0, -40.0] (rows 322, EVENTNO=322)</w:t>
      </w:r>
    </w:p>
    <w:p w14:paraId="147AC2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-92.6 outside typical survey area [-85.0, -40.0] (rows 323, EVENTNO=323)</w:t>
      </w:r>
    </w:p>
    <w:p w14:paraId="448B57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324, EVENTNO=324)</w:t>
      </w:r>
    </w:p>
    <w:p w14:paraId="30AD0A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325, EVENTNO=325)</w:t>
      </w:r>
    </w:p>
    <w:p w14:paraId="7966D9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326, EVENTNO=326)</w:t>
      </w:r>
    </w:p>
    <w:p w14:paraId="79B6DD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327, EVENTNO=327)</w:t>
      </w:r>
    </w:p>
    <w:p w14:paraId="774C5D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328, EVENTNO=328)</w:t>
      </w:r>
    </w:p>
    <w:p w14:paraId="47A9D1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329, EVENTNO=329)</w:t>
      </w:r>
    </w:p>
    <w:p w14:paraId="58C8BC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330, EVENTNO=330)</w:t>
      </w:r>
    </w:p>
    <w:p w14:paraId="27F168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-92.5667 outside typical survey area [-85.0, -40.0] (rows 331, EVENTNO=331)</w:t>
      </w:r>
    </w:p>
    <w:p w14:paraId="73420A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-92.5333 outside typical survey area [-85.0, -40.0] (rows 332, EVENTNO=332)</w:t>
      </w:r>
    </w:p>
    <w:p w14:paraId="478981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-92.5333 outside typical survey area [-85.0, -40.0] (rows 333, EVENTNO=333)</w:t>
      </w:r>
    </w:p>
    <w:p w14:paraId="0138E1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334, EVENTNO=334)</w:t>
      </w:r>
    </w:p>
    <w:p w14:paraId="7E2F4C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335, EVENTNO=335)</w:t>
      </w:r>
    </w:p>
    <w:p w14:paraId="77A15C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336, EVENTNO=336)</w:t>
      </w:r>
    </w:p>
    <w:p w14:paraId="04613A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337, EVENTNO=337)</w:t>
      </w:r>
    </w:p>
    <w:p w14:paraId="211684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-92.1333 outside typical survey area [-85.0, -40.0] (rows 338, EVENTNO=338)</w:t>
      </w:r>
    </w:p>
    <w:p w14:paraId="77D5C7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339, EVENTNO=339)</w:t>
      </w:r>
    </w:p>
    <w:p w14:paraId="5F63FF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340, EVENTNO=340)</w:t>
      </w:r>
    </w:p>
    <w:p w14:paraId="1A49FB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341, EVENTNO=341)</w:t>
      </w:r>
    </w:p>
    <w:p w14:paraId="234997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342, EVENTNO=342)</w:t>
      </w:r>
    </w:p>
    <w:p w14:paraId="5932FC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-92.15 outside typical survey area [-85.0, -40.0] (rows 343, EVENTNO=343)</w:t>
      </w:r>
    </w:p>
    <w:p w14:paraId="1400F2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-92.15 outside typical survey area [-85.0, -40.0] (rows 344, EVENTNO=344)</w:t>
      </w:r>
    </w:p>
    <w:p w14:paraId="036A0C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-92.15 outside typical survey area [-85.0, -40.0] (rows 345, EVENTNO=345)</w:t>
      </w:r>
    </w:p>
    <w:p w14:paraId="1671FC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346, EVENTNO=346)</w:t>
      </w:r>
    </w:p>
    <w:p w14:paraId="2DFD5A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347, EVENTNO=347)</w:t>
      </w:r>
    </w:p>
    <w:p w14:paraId="6B8612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348, EVENTNO=348)</w:t>
      </w:r>
    </w:p>
    <w:p w14:paraId="1192F4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349, EVENTNO=349)</w:t>
      </w:r>
    </w:p>
    <w:p w14:paraId="4DB26A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-92.1333 outside typical survey area [-85.0, -40.0] (rows 350, EVENTNO=350)</w:t>
      </w:r>
    </w:p>
    <w:p w14:paraId="50BC57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-92.1167 outside typical survey area [-85.0, -40.0] (rows 351, EVENTNO=351)</w:t>
      </w:r>
    </w:p>
    <w:p w14:paraId="646418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-92.1167 outside typical survey area [-85.0, -40.0] (rows 352, EVENTNO=352)</w:t>
      </w:r>
    </w:p>
    <w:p w14:paraId="6EFEDA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-92 outside typical survey area [-85.0, -40.0] (rows 353, EVENTNO=353)</w:t>
      </w:r>
    </w:p>
    <w:p w14:paraId="4200B8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-91.9724 outside typical survey area [-85.0, -40.0] (rows 354, EVENTNO=354)</w:t>
      </w:r>
    </w:p>
    <w:p w14:paraId="30BFAA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-91.9448 outside typical survey area [-85.0, -40.0] (rows 355, EVENTNO=355)</w:t>
      </w:r>
    </w:p>
    <w:p w14:paraId="43FEE7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-91.9333 outside typical survey area [-85.0, -40.0] (rows 356, EVENTNO=356)</w:t>
      </w:r>
    </w:p>
    <w:p w14:paraId="2516F6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-91.8782 outside typical survey area [-85.0, -40.0] (rows 357, EVENTNO=357)</w:t>
      </w:r>
    </w:p>
    <w:p w14:paraId="7CF6D1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-91.8833 outside typical survey area [-85.0, -40.0] (rows 358, EVENTNO=358)</w:t>
      </w:r>
    </w:p>
    <w:p w14:paraId="23DAF1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-91.8281 outside typical survey area [-85.0, -40.0] (rows 359, EVENTNO=359)</w:t>
      </w:r>
    </w:p>
    <w:p w14:paraId="216027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-91.8333 outside typical survey area [-85.0, -40.0] (rows 360, EVENTNO=360)</w:t>
      </w:r>
    </w:p>
    <w:p w14:paraId="00CF5E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-91.7781 outside typical survey area [-85.0, -40.0] (rows 361, EVENTNO=361)</w:t>
      </w:r>
    </w:p>
    <w:p w14:paraId="2E5901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-91.7833 outside typical survey area [-85.0, -40.0] (rows 362, EVENTNO=362)</w:t>
      </w:r>
    </w:p>
    <w:p w14:paraId="278FFC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-91.7281 outside typical survey area [-85.0, -40.0] (rows 363, EVENTNO=363)</w:t>
      </w:r>
    </w:p>
    <w:p w14:paraId="59E468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-91.7333 outside typical survey area [-85.0, -40.0] (rows 364, EVENTNO=364)</w:t>
      </w:r>
    </w:p>
    <w:p w14:paraId="2A8A50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-91.6781 outside typical survey area [-85.0, -40.0] (rows 365, EVENTNO=365)</w:t>
      </w:r>
    </w:p>
    <w:p w14:paraId="17507D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-91.6667 outside typical survey area [-85.0, -40.0] (rows 366, EVENTNO=366)</w:t>
      </w:r>
    </w:p>
    <w:p w14:paraId="05E1ED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-91.6391 outside typical survey area [-85.0, -40.0] (rows 367, EVENTNO=367)</w:t>
      </w:r>
    </w:p>
    <w:p w14:paraId="4763D4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-91.6115 outside typical survey area [-85.0, -40.0] (rows 368, EVENTNO=368)</w:t>
      </w:r>
    </w:p>
    <w:p w14:paraId="5BD84F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-91.5667 outside typical survey area [-85.0, -40.0] (rows 369, EVENTNO=369)</w:t>
      </w:r>
    </w:p>
    <w:p w14:paraId="146EEA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-91.5391 outside typical survey area [-85.0, -40.0] (rows 370, EVENTNO=370)</w:t>
      </w:r>
    </w:p>
    <w:p w14:paraId="7E3158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-91.5115 outside typical survey area [-85.0, -40.0] (rows 371, EVENTNO=371)</w:t>
      </w:r>
    </w:p>
    <w:p w14:paraId="4619B3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-91.5667 outside typical survey area [-85.0, -40.0] (rows 372, EVENTNO=372)</w:t>
      </w:r>
    </w:p>
    <w:p w14:paraId="631A2C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-91.5667 outside typical survey area [-85.0, -40.0] (rows 373, EVENTNO=373)</w:t>
      </w:r>
    </w:p>
    <w:p w14:paraId="7E358A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-91.4667 outside typical survey area [-85.0, -40.0] (rows 374, EVENTNO=374)</w:t>
      </w:r>
    </w:p>
    <w:p w14:paraId="66FD8C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-91.4115 outside typical survey area [-85.0, -40.0] (rows 375, EVENTNO=375)</w:t>
      </w:r>
    </w:p>
    <w:p w14:paraId="27F4C5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-91.4 outside typical survey area [-85.0, -40.0] (rows 376, EVENTNO=376)</w:t>
      </w:r>
    </w:p>
    <w:p w14:paraId="745C87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-91.4 outside typical survey area [-85.0, -40.0] (rows 377, EVENTNO=377)</w:t>
      </w:r>
    </w:p>
    <w:p w14:paraId="1CC623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-91.2667 outside typical survey area [-85.0, -40.0] (rows 378, EVENTNO=378)</w:t>
      </w:r>
    </w:p>
    <w:p w14:paraId="785ADF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-91.2391 outside typical survey area [-85.0, -40.0] (rows 379, EVENTNO=379)</w:t>
      </w:r>
    </w:p>
    <w:p w14:paraId="5143DC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-91.2114 outside typical survey area [-85.0, -40.0] (rows 380, EVENTNO=380)</w:t>
      </w:r>
    </w:p>
    <w:p w14:paraId="336EB6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-91.2 outside typical survey area [-85.0, -40.0] (rows 381, EVENTNO=381)</w:t>
      </w:r>
    </w:p>
    <w:p w14:paraId="39546A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-91.1448 outside typical survey area [-85.0, -40.0] (rows 382, EVENTNO=382)</w:t>
      </w:r>
    </w:p>
    <w:p w14:paraId="768122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-91.15 outside typical survey area [-85.0, -40.0] (rows 383, EVENTNO=383)</w:t>
      </w:r>
    </w:p>
    <w:p w14:paraId="531D91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-91.0948 outside typical survey area [-85.0, -40.0] (rows 384, EVENTNO=384)</w:t>
      </w:r>
    </w:p>
    <w:p w14:paraId="306035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-91.0167 outside typical survey area [-85.0, -40.0] (rows 385, EVENTNO=385)</w:t>
      </w:r>
    </w:p>
    <w:p w14:paraId="75E5A7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-90.9614 outside typical survey area [-85.0, -40.0] (rows 386, EVENTNO=386)</w:t>
      </w:r>
    </w:p>
    <w:p w14:paraId="064514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-91.0667 outside typical survey area [-85.0, -40.0] (rows 387, EVENTNO=387)</w:t>
      </w:r>
    </w:p>
    <w:p w14:paraId="233DC5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-91.0114 outside typical survey area [-85.0, -40.0] (rows 388, EVENTNO=388)</w:t>
      </w:r>
    </w:p>
    <w:p w14:paraId="13C676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-90.95 outside typical survey area [-85.0, -40.0] (rows 389, EVENTNO=389)</w:t>
      </w:r>
    </w:p>
    <w:p w14:paraId="3FB95B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-90.9224 outside typical survey area [-85.0, -40.0] (rows 390, EVENTNO=390)</w:t>
      </w:r>
    </w:p>
    <w:p w14:paraId="44F486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-90.8948 outside typical survey area [-85.0, -40.0] (rows 391, EVENTNO=391)</w:t>
      </w:r>
    </w:p>
    <w:p w14:paraId="73DDFD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-90.8 outside typical survey area [-85.0, -40.0] (rows 392, EVENTNO=392)</w:t>
      </w:r>
    </w:p>
    <w:p w14:paraId="26569D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-90.7448 outside typical survey area [-85.0, -40.0] (rows 393, EVENTNO=393)</w:t>
      </w:r>
    </w:p>
    <w:p w14:paraId="63D272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-90.7167 outside typical survey area [-85.0, -40.0] (rows 394, EVENTNO=394)</w:t>
      </w:r>
    </w:p>
    <w:p w14:paraId="1B7BAB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-90.6614 outside typical survey area [-85.0, -40.0] (rows 395, EVENTNO=395)</w:t>
      </w:r>
    </w:p>
    <w:p w14:paraId="7281E9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-90.6667 outside typical survey area [-85.0, -40.0] (rows 396, EVENTNO=396)</w:t>
      </w:r>
    </w:p>
    <w:p w14:paraId="7CDBE6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-90.6114 outside typical survey area [-85.0, -40.0] (rows 397, EVENTNO=397)</w:t>
      </w:r>
    </w:p>
    <w:p w14:paraId="1B1EE8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-90.6167 outside typical survey area [-85.0, -40.0] (rows 398, EVENTNO=398)</w:t>
      </w:r>
    </w:p>
    <w:p w14:paraId="0BBF9A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-90.5614 outside typical survey area [-85.0, -40.0] (rows 399, EVENTNO=399)</w:t>
      </w:r>
    </w:p>
    <w:p w14:paraId="50A4E7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-90.55 outside typical survey area [-85.0, -40.0] (rows 400, EVENTNO=400)</w:t>
      </w:r>
    </w:p>
    <w:p w14:paraId="6140C4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-90.4948 outside typical survey area [-85.0, -40.0] (rows 401, EVENTNO=401)</w:t>
      </w:r>
    </w:p>
    <w:p w14:paraId="0CC30A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-87.9833 outside typical survey area [-85.0, -40.0] (rows 402, EVENTNO=402)</w:t>
      </w:r>
    </w:p>
    <w:p w14:paraId="3175F5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-87.9281 outside typical survey area [-85.0, -40.0] (rows 403, EVENTNO=403)</w:t>
      </w:r>
    </w:p>
    <w:p w14:paraId="1567D4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-87.9 outside typical survey area [-85.0, -40.0] (rows 404, EVENTNO=404)</w:t>
      </w:r>
    </w:p>
    <w:p w14:paraId="4B577D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-87.8724 outside typical survey area [-85.0, -40.0] (rows 405, EVENTNO=405)</w:t>
      </w:r>
    </w:p>
    <w:p w14:paraId="76751F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-87.8447 outside typical survey area [-85.0, -40.0] (rows 406, EVENTNO=406)</w:t>
      </w:r>
    </w:p>
    <w:p w14:paraId="063490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-87.8333 outside typical survey area [-85.0, -40.0] (rows 407, EVENTNO=407)</w:t>
      </w:r>
    </w:p>
    <w:p w14:paraId="298C34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-87.8057 outside typical survey area [-85.0, -40.0] (rows 408, EVENTNO=408)</w:t>
      </w:r>
    </w:p>
    <w:p w14:paraId="02D6C6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-87.7781 outside typical survey area [-85.0, -40.0] (rows 409, EVENTNO=409)</w:t>
      </w:r>
    </w:p>
    <w:p w14:paraId="0490DA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-87.6833 outside typical survey area [-85.0, -40.0] (rows 410, EVENTNO=410)</w:t>
      </w:r>
    </w:p>
    <w:p w14:paraId="441F14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-87.6557 outside typical survey area [-85.0, -40.0] (rows 411, EVENTNO=411)</w:t>
      </w:r>
    </w:p>
    <w:p w14:paraId="7755BE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-87.6281 outside typical survey area [-85.0, -40.0] (rows 412, EVENTNO=412)</w:t>
      </w:r>
    </w:p>
    <w:p w14:paraId="2F82E5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-87.6 outside typical survey area [-85.0, -40.0] (rows 413, EVENTNO=413)</w:t>
      </w:r>
    </w:p>
    <w:p w14:paraId="4BBB6E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-87.5447 outside typical survey area [-85.0, -40.0] (rows 414, EVENTNO=414)</w:t>
      </w:r>
    </w:p>
    <w:p w14:paraId="7087D6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-87.5167 outside typical survey area [-85.0, -40.0] (rows 415, EVENTNO=415)</w:t>
      </w:r>
    </w:p>
    <w:p w14:paraId="264F72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-87.489 outside typical survey area [-85.0, -40.0] (rows 416, EVENTNO=416)</w:t>
      </w:r>
    </w:p>
    <w:p w14:paraId="50F28E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-87.4614 outside typical survey area [-85.0, -40.0] (rows 417, EVENTNO=417)</w:t>
      </w:r>
    </w:p>
    <w:p w14:paraId="044C52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-87.4833 outside typical survey area [-85.0, -40.0] (rows 418, EVENTNO=418)</w:t>
      </w:r>
    </w:p>
    <w:p w14:paraId="7F0085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-87.428 outside typical survey area [-85.0, -40.0] (rows 419, EVENTNO=419)</w:t>
      </w:r>
    </w:p>
    <w:p w14:paraId="52158A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-87.4333 outside typical survey area [-85.0, -40.0] (rows 420, EVENTNO=420)</w:t>
      </w:r>
    </w:p>
    <w:p w14:paraId="1F7CA5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-87.4057 outside typical survey area [-85.0, -40.0] (rows 421, EVENTNO=421)</w:t>
      </w:r>
    </w:p>
    <w:p w14:paraId="0BF2D8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-87.378 outside typical survey area [-85.0, -40.0] (rows 422, EVENTNO=422)</w:t>
      </w:r>
    </w:p>
    <w:p w14:paraId="7E55B9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-87.2833 outside typical survey area [-85.0, -40.0] (rows 423, EVENTNO=423)</w:t>
      </w:r>
    </w:p>
    <w:p w14:paraId="39C183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-87.2557 outside typical survey area [-85.0, -40.0] (rows 424, EVENTNO=424)</w:t>
      </w:r>
    </w:p>
    <w:p w14:paraId="4FDFD6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-87.228 outside typical survey area [-85.0, -40.0] (rows 425, EVENTNO=425)</w:t>
      </w:r>
    </w:p>
    <w:p w14:paraId="592705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-87.35 outside typical survey area [-85.0, -40.0] (rows 426, EVENTNO=426)</w:t>
      </w:r>
    </w:p>
    <w:p w14:paraId="4917A5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-87.3224 outside typical survey area [-85.0, -40.0] (rows 427, EVENTNO=427)</w:t>
      </w:r>
    </w:p>
    <w:p w14:paraId="2B3AD9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-87.3224 outside typical survey area [-85.0, -40.0] (rows 428, EVENTNO=428)</w:t>
      </w:r>
    </w:p>
    <w:p w14:paraId="0BB20C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-87.2947 outside typical survey area [-85.0, -40.0] (rows 429, EVENTNO=429)</w:t>
      </w:r>
    </w:p>
    <w:p w14:paraId="488F74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-87.15 outside typical survey area [-85.0, -40.0] (rows 430, EVENTNO=430)</w:t>
      </w:r>
    </w:p>
    <w:p w14:paraId="4273C8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-87.1223 outside typical survey area [-85.0, -40.0] (rows 431, EVENTNO=431)</w:t>
      </w:r>
    </w:p>
    <w:p w14:paraId="6EDCFD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-87.0947 outside typical survey area [-85.0, -40.0] (rows 432, EVENTNO=432)</w:t>
      </w:r>
    </w:p>
    <w:p w14:paraId="2EF8D3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-87.0833 outside typical survey area [-85.0, -40.0] (rows 433, EVENTNO=433)</w:t>
      </w:r>
    </w:p>
    <w:p w14:paraId="1AD7EE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-87.028 outside typical survey area [-85.0, -40.0] (rows 434, EVENTNO=434)</w:t>
      </w:r>
    </w:p>
    <w:p w14:paraId="68DB47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 outside typical survey area [-85.0, -40.0] (rows 435, EVENTNO=435)</w:t>
      </w:r>
    </w:p>
    <w:p w14:paraId="3F60E1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-86.9447 outside typical survey area [-85.0, -40.0] (rows 436, EVENTNO=436)</w:t>
      </w:r>
    </w:p>
    <w:p w14:paraId="02C4FF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-86.95 outside typical survey area [-85.0, -40.0] (rows 437, EVENTNO=437)</w:t>
      </w:r>
    </w:p>
    <w:p w14:paraId="5A81F8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-86.9223 outside typical survey area [-85.0, -40.0] (rows 438, EVENTNO=438)</w:t>
      </w:r>
    </w:p>
    <w:p w14:paraId="471A7E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-86.8947 outside typical survey area [-85.0, -40.0] (rows 439, EVENTNO=439)</w:t>
      </w:r>
    </w:p>
    <w:p w14:paraId="5E6E80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-86.8833 outside typical survey area [-85.0, -40.0] (rows 440, EVENTNO=440)</w:t>
      </w:r>
    </w:p>
    <w:p w14:paraId="5035B9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-86.828 outside typical survey area [-85.0, -40.0] (rows 441, EVENTNO=441)</w:t>
      </w:r>
    </w:p>
    <w:p w14:paraId="381CD2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-86.8333 outside typical survey area [-85.0, -40.0] (rows 442, EVENTNO=442)</w:t>
      </w:r>
    </w:p>
    <w:p w14:paraId="44B62F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-86.8057 outside typical survey area [-85.0, -40.0] (rows 443, EVENTNO=443)</w:t>
      </w:r>
    </w:p>
    <w:p w14:paraId="1C52CA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-86.778 outside typical survey area [-85.0, -40.0] (rows 444, EVENTNO=444)</w:t>
      </w:r>
    </w:p>
    <w:p w14:paraId="2F4052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-86.6333 outside typical survey area [-85.0, -40.0] (rows 445, EVENTNO=445)</w:t>
      </w:r>
    </w:p>
    <w:p w14:paraId="51A9AE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-86.578 outside typical survey area [-85.0, -40.0] (rows 446, EVENTNO=446)</w:t>
      </w:r>
    </w:p>
    <w:p w14:paraId="75A782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-86.1333 outside typical survey area [-85.0, -40.0] (rows 447, EVENTNO=447)</w:t>
      </w:r>
    </w:p>
    <w:p w14:paraId="364447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-86.0687 outside typical survey area [-85.0, -40.0] (rows 448, EVENTNO=448)</w:t>
      </w:r>
    </w:p>
    <w:p w14:paraId="74871F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-86.0167 outside typical survey area [-85.0, -40.0] (rows 449, EVENTNO=449)</w:t>
      </w:r>
    </w:p>
    <w:p w14:paraId="7ECC1B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-85.9843 outside typical survey area [-85.0, -40.0] (rows 450, EVENTNO=450)</w:t>
      </w:r>
    </w:p>
    <w:p w14:paraId="773BF4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-85.952 outside typical survey area [-85.0, -40.0] (rows 451, EVENTNO=451)</w:t>
      </w:r>
    </w:p>
    <w:p w14:paraId="5230F9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-85.9333 outside typical survey area [-85.0, -40.0] (rows 452, EVENTNO=452)</w:t>
      </w:r>
    </w:p>
    <w:p w14:paraId="3BE07A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-85.901 outside typical survey area [-85.0, -40.0] (rows 453, EVENTNO=453)</w:t>
      </w:r>
    </w:p>
    <w:p w14:paraId="2DCDC8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-85.8687 outside typical survey area [-85.0, -40.0] (rows 454, EVENTNO=454)</w:t>
      </w:r>
    </w:p>
    <w:p w14:paraId="4AA24D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-85.8667 outside typical survey area [-85.0, -40.0] (rows 455, EVENTNO=455)</w:t>
      </w:r>
    </w:p>
    <w:p w14:paraId="4F755F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-85.802 outside typical survey area [-85.0, -40.0] (rows 456, EVENTNO=456)</w:t>
      </w:r>
    </w:p>
    <w:p w14:paraId="64CA5A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-85.8167 outside typical survey area [-85.0, -40.0] (rows 457, EVENTNO=457)</w:t>
      </w:r>
    </w:p>
    <w:p w14:paraId="41FC79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-85.752 outside typical survey area [-85.0, -40.0] (rows 458, EVENTNO=458)</w:t>
      </w:r>
    </w:p>
    <w:p w14:paraId="0DDDF0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-85.75 outside typical survey area [-85.0, -40.0] (rows 459, EVENTNO=459)</w:t>
      </w:r>
    </w:p>
    <w:p w14:paraId="1653FD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-85.6853 outside typical survey area [-85.0, -40.0] (rows 460, EVENTNO=460)</w:t>
      </w:r>
    </w:p>
    <w:p w14:paraId="2F29AF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-85.6833 outside typical survey area [-85.0, -40.0] (rows 461, EVENTNO=461)</w:t>
      </w:r>
    </w:p>
    <w:p w14:paraId="6D3B6F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-85.6533 outside typical survey area [-85.0, -40.0] (rows 462, EVENTNO=462)</w:t>
      </w:r>
    </w:p>
    <w:p w14:paraId="1C1FC4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-85.6233 outside typical survey area [-85.0, -40.0] (rows 463, EVENTNO=463)</w:t>
      </w:r>
    </w:p>
    <w:p w14:paraId="09BA86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-85.6167 outside typical survey area [-85.0, -40.0] (rows 464, EVENTNO=464)</w:t>
      </w:r>
    </w:p>
    <w:p w14:paraId="53C9B5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-85.5866 outside typical survey area [-85.0, -40.0] (rows 465, EVENTNO=465)</w:t>
      </w:r>
    </w:p>
    <w:p w14:paraId="7C572C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-85.5866 outside typical survey area [-85.0, -40.0] (rows 466, EVENTNO=466)</w:t>
      </w:r>
    </w:p>
    <w:p w14:paraId="374CA4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-85.5566 outside typical survey area [-85.0, -40.0] (rows 467, EVENTNO=467)</w:t>
      </w:r>
    </w:p>
    <w:p w14:paraId="123D70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-85.55 outside typical survey area [-85.0, -40.0] (rows 468, EVENTNO=468)</w:t>
      </w:r>
    </w:p>
    <w:p w14:paraId="5A1CE3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-85.52 outside typical survey area [-85.0, -40.0] (rows 469, EVENTNO=469)</w:t>
      </w:r>
    </w:p>
    <w:p w14:paraId="215D0B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-85.52 outside typical survey area [-85.0, -40.0] (rows 470, EVENTNO=470)</w:t>
      </w:r>
    </w:p>
    <w:p w14:paraId="099B15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-85.4899 outside typical survey area [-85.0, -40.0] (rows 471, EVENTNO=471)</w:t>
      </w:r>
    </w:p>
    <w:p w14:paraId="1D96F7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 outside typical survey area [-85.0, -40.0] (rows 472, EVENTNO=472)</w:t>
      </w:r>
    </w:p>
    <w:p w14:paraId="43A0C5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-85.4446 outside typical survey area [-85.0, -40.0] (rows 473, EVENTNO=473)</w:t>
      </w:r>
    </w:p>
    <w:p w14:paraId="09CD88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-85.45 outside typical survey area [-85.0, -40.0] (rows 474, EVENTNO=474)</w:t>
      </w:r>
    </w:p>
    <w:p w14:paraId="2CE8FF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-85.3946 outside typical survey area [-85.0, -40.0] (rows 475, EVENTNO=475)</w:t>
      </w:r>
    </w:p>
    <w:p w14:paraId="019685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 outside typical survey area [-85.0, -40.0] (rows 476, EVENTNO=476)</w:t>
      </w:r>
    </w:p>
    <w:p w14:paraId="069D09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-85.3446 outside typical survey area [-85.0, -40.0] (rows 477, EVENTNO=477)</w:t>
      </w:r>
    </w:p>
    <w:p w14:paraId="518902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-85.3333 outside typical survey area [-85.0, -40.0] (rows 478, EVENTNO=478)</w:t>
      </w:r>
    </w:p>
    <w:p w14:paraId="10280C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-85.3056 outside typical survey area [-85.0, -40.0] (rows 479, EVENTNO=479)</w:t>
      </w:r>
    </w:p>
    <w:p w14:paraId="6B709A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-85.2779 outside typical survey area [-85.0, -40.0] (rows 480, EVENTNO=480)</w:t>
      </w:r>
    </w:p>
    <w:p w14:paraId="59D17A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-85.2667 outside typical survey area [-85.0, -40.0] (rows 481, EVENTNO=481)</w:t>
      </w:r>
    </w:p>
    <w:p w14:paraId="5443FC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-85.2112 outside typical survey area [-85.0, -40.0] (rows 482, EVENTNO=482)</w:t>
      </w:r>
    </w:p>
    <w:p w14:paraId="4F2B07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-85.2167 outside typical survey area [-85.0, -40.0] (rows 483, EVENTNO=483)</w:t>
      </w:r>
    </w:p>
    <w:p w14:paraId="40CA96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-85.1889 outside typical survey area [-85.0, -40.0] (rows 484, EVENTNO=484)</w:t>
      </w:r>
    </w:p>
    <w:p w14:paraId="36F237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-85.1889 outside typical survey area [-85.0, -40.0] (rows 485, EVENTNO=485)</w:t>
      </w:r>
    </w:p>
    <w:p w14:paraId="053A34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-85.1612 outside typical survey area [-85.0, -40.0] (rows 486, EVENTNO=486)</w:t>
      </w:r>
    </w:p>
    <w:p w14:paraId="24FDC7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-85.1667 outside typical survey area [-85.0, -40.0] (rows 487, EVENTNO=487)</w:t>
      </w:r>
    </w:p>
    <w:p w14:paraId="36D5BD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-85.1389 outside typical survey area [-85.0, -40.0] (rows 488, EVENTNO=488)</w:t>
      </w:r>
    </w:p>
    <w:p w14:paraId="40CA66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-85.1112 outside typical survey area [-85.0, -40.0] (rows 489, EVENTNO=489)</w:t>
      </w:r>
    </w:p>
    <w:p w14:paraId="2FCE91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-85.0333 outside typical survey area [-85.0, -40.0] (rows 490, EVENTNO=490)</w:t>
      </w:r>
    </w:p>
    <w:p w14:paraId="4586A733" w14:textId="77777777" w:rsidR="007B15C3" w:rsidRDefault="007B15C3" w:rsidP="00C63700">
      <w:pPr>
        <w:pStyle w:val="PlainText"/>
        <w:rPr>
          <w:ins w:id="232" w:author="Robert Kenney" w:date="2026-07-03T14:28:00Z" w16du:dateUtc="2026-07-03T18:28:00Z"/>
          <w:rFonts w:ascii="Courier New" w:hAnsi="Courier New" w:cs="Courier New"/>
        </w:rPr>
      </w:pPr>
      <w:proofErr w:type="gramStart"/>
      <w:ins w:id="233" w:author="Robert Kenney" w:date="2026-07-03T14:26:00Z" w16du:dateUtc="2026-07-03T18:26:00Z">
        <w:r>
          <w:rPr>
            <w:rFonts w:ascii="Courier New" w:hAnsi="Courier New" w:cs="Courier New"/>
          </w:rPr>
          <w:t>All of</w:t>
        </w:r>
        <w:proofErr w:type="gramEnd"/>
        <w:r>
          <w:rPr>
            <w:rFonts w:ascii="Courier New" w:hAnsi="Courier New" w:cs="Courier New"/>
          </w:rPr>
          <w:t xml:space="preserve"> the P_____M files were Manomet Bird Observatory observers standing watches between sta</w:t>
        </w:r>
      </w:ins>
      <w:ins w:id="234" w:author="Robert Kenney" w:date="2026-07-03T14:27:00Z" w16du:dateUtc="2026-07-03T18:27:00Z">
        <w:r>
          <w:rPr>
            <w:rFonts w:ascii="Courier New" w:hAnsi="Courier New" w:cs="Courier New"/>
          </w:rPr>
          <w:t>tions on NOAA standard sampling cruises. They went lots of places outside of our usual survey areas.</w:t>
        </w:r>
      </w:ins>
    </w:p>
    <w:p w14:paraId="22C3564D" w14:textId="28905E84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AD295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BADD0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15:31:19] P992004G</w:t>
      </w:r>
    </w:p>
    <w:p w14:paraId="1619D7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877A2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510 warnings (0 acknowledged, 510 new)</w:t>
      </w:r>
    </w:p>
    <w:p w14:paraId="209614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8A814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3291B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B0438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BF5BE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510</w:t>
      </w:r>
    </w:p>
    <w:p w14:paraId="4DA5E5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07300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87.0845 outside typical survey area [20.0, 55.0] (rows 6807, EVENTNO=6825)</w:t>
      </w:r>
    </w:p>
    <w:p w14:paraId="06F39A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87.0845 outside typical survey area [20.0, 55.0] (rows 6808, EVENTNO=6826)</w:t>
      </w:r>
    </w:p>
    <w:p w14:paraId="4A72B1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-86.625 outside typical survey area [-85.0, -40.0] (rows 1, EVENTNO=1)</w:t>
      </w:r>
    </w:p>
    <w:p w14:paraId="2D077A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-86.5997 outside typical survey area [-85.0, -40.0] (rows 2, EVENTNO=2)</w:t>
      </w:r>
    </w:p>
    <w:p w14:paraId="12E925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-86.5902 outside typical survey area [-85.0, -40.0] (rows 3, EVENTNO=3)</w:t>
      </w:r>
    </w:p>
    <w:p w14:paraId="15486B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-86.5845 outside typical survey area [-85.0, -40.0] (rows 4, EVENTNO=4)</w:t>
      </w:r>
    </w:p>
    <w:p w14:paraId="164C97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-86.5772 outside typical survey area [-85.0, -40.0] (rows 5, EVENTNO=5)</w:t>
      </w:r>
    </w:p>
    <w:p w14:paraId="135138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-86.5872 outside typical survey area [-85.0, -40.0] (rows 6, EVENTNO=6)</w:t>
      </w:r>
    </w:p>
    <w:p w14:paraId="2DDF16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-86.5763 outside typical survey area [-85.0, -40.0] (rows 7, EVENTNO=7)</w:t>
      </w:r>
    </w:p>
    <w:p w14:paraId="626A0C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-86.565 outside typical survey area [-85.0, -40.0] (rows 8, EVENTNO=8)</w:t>
      </w:r>
    </w:p>
    <w:p w14:paraId="196800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-86.5627 outside typical survey area [-85.0, -40.0] (rows 9, EVENTNO=9)</w:t>
      </w:r>
    </w:p>
    <w:p w14:paraId="45DCB7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-86.5612 outside typical survey area [-85.0, -40.0] (rows 10, EVENTNO=10)</w:t>
      </w:r>
    </w:p>
    <w:p w14:paraId="3F6E6B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-86.5492 outside typical survey area [-85.0, -40.0] (rows 11, EVENTNO=11)</w:t>
      </w:r>
    </w:p>
    <w:p w14:paraId="0A251D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-86.5378 outside typical survey area [-85.0, -40.0] (rows 12, EVENTNO=12)</w:t>
      </w:r>
    </w:p>
    <w:p w14:paraId="4CF0ED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-86.535 outside typical survey area [-85.0, -40.0] (rows 13, EVENTNO=13)</w:t>
      </w:r>
    </w:p>
    <w:p w14:paraId="51CDD4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-86.5228 outside typical survey area [-85.0, -40.0] (rows 14, EVENTNO=14)</w:t>
      </w:r>
    </w:p>
    <w:p w14:paraId="605E58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-86.5115 outside typical survey area [-85.0, -40.0] (rows 15, EVENTNO=15)</w:t>
      </w:r>
    </w:p>
    <w:p w14:paraId="1E6374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-86.501 outside typical survey area [-85.0, -40.0] (rows 16, EVENTNO=16)</w:t>
      </w:r>
    </w:p>
    <w:p w14:paraId="687F3D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-86.489 outside typical survey area [-85.0, -40.0] (rows 17, EVENTNO=17)</w:t>
      </w:r>
    </w:p>
    <w:p w14:paraId="7470DE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-86.478 outside typical survey area [-85.0, -40.0] (rows 18, EVENTNO=18)</w:t>
      </w:r>
    </w:p>
    <w:p w14:paraId="290515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-86.4667 outside typical survey area [-85.0, -40.0] (rows 19, EVENTNO=19)</w:t>
      </w:r>
    </w:p>
    <w:p w14:paraId="43133D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-86.4552 outside typical survey area [-85.0, -40.0] (rows 20, EVENTNO=20)</w:t>
      </w:r>
    </w:p>
    <w:p w14:paraId="541CE8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-86.4528 outside typical survey area [-85.0, -40.0] (rows 21, EVENTNO=21)</w:t>
      </w:r>
    </w:p>
    <w:p w14:paraId="7414AF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-86.45 outside typical survey area [-85.0, -40.0] (rows 22, EVENTNO=22)</w:t>
      </w:r>
    </w:p>
    <w:p w14:paraId="58A7DF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-86.4453 outside typical survey area [-85.0, -40.0] (rows 23, EVENTNO=23)</w:t>
      </w:r>
    </w:p>
    <w:p w14:paraId="3B2892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-86.4332 outside typical survey area [-85.0, -40.0] (rows 24, EVENTNO=24)</w:t>
      </w:r>
    </w:p>
    <w:p w14:paraId="1E961A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-86.4298 outside typical survey area [-85.0, -40.0] (rows 25, EVENTNO=25)</w:t>
      </w:r>
    </w:p>
    <w:p w14:paraId="7F7E87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-86.4268 outside typical survey area [-85.0, -40.0] (rows 26, EVENTNO=26)</w:t>
      </w:r>
    </w:p>
    <w:p w14:paraId="341978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-86.4235 outside typical survey area [-85.0, -40.0] (rows 27, EVENTNO=27)</w:t>
      </w:r>
    </w:p>
    <w:p w14:paraId="502443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-86.4153 outside typical survey area [-85.0, -40.0] (rows 28, EVENTNO=28)</w:t>
      </w:r>
    </w:p>
    <w:p w14:paraId="1A2DD2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-86.4133 outside typical survey area [-85.0, -40.0] (rows 29, EVENTNO=29)</w:t>
      </w:r>
    </w:p>
    <w:p w14:paraId="6AF20F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-86.4068 outside typical survey area [-85.0, -40.0] (rows 30, EVENTNO=30)</w:t>
      </w:r>
    </w:p>
    <w:p w14:paraId="63369F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-86.3953 outside typical survey area [-85.0, -40.0] (rows 31, EVENTNO=31)</w:t>
      </w:r>
    </w:p>
    <w:p w14:paraId="4196F6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-86.3883 outside typical survey area [-85.0, -40.0] (rows 32, EVENTNO=32)</w:t>
      </w:r>
    </w:p>
    <w:p w14:paraId="5789AD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-86.376 outside typical survey area [-85.0, -40.0] (rows 33, EVENTNO=33)</w:t>
      </w:r>
    </w:p>
    <w:p w14:paraId="57DFE3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-86.3648 outside typical survey area [-85.0, -40.0] (rows 34, EVENTNO=34)</w:t>
      </w:r>
    </w:p>
    <w:p w14:paraId="433529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-86.3647 outside typical survey area [-85.0, -40.0] (rows 35, EVENTNO=35)</w:t>
      </w:r>
    </w:p>
    <w:p w14:paraId="6997C7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-86.3525 outside typical survey area [-85.0, -40.0] (rows 36, EVENTNO=36)</w:t>
      </w:r>
    </w:p>
    <w:p w14:paraId="7ED3A3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-86.3412 outside typical survey area [-85.0, -40.0] (rows 37, EVENTNO=37)</w:t>
      </w:r>
    </w:p>
    <w:p w14:paraId="18443C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-86.3392 outside typical survey area [-85.0, -40.0] (rows 38, EVENTNO=38)</w:t>
      </w:r>
    </w:p>
    <w:p w14:paraId="0CC166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-86.327 outside typical survey area [-85.0, -40.0] (rows 39, EVENTNO=39)</w:t>
      </w:r>
    </w:p>
    <w:p w14:paraId="727EFA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-86.3182 outside typical survey area [-85.0, -40.0] (rows 40, EVENTNO=40)</w:t>
      </w:r>
    </w:p>
    <w:p w14:paraId="0C6A7D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-86.3105 outside typical survey area [-85.0, -40.0] (rows 41, EVENTNO=41)</w:t>
      </w:r>
    </w:p>
    <w:p w14:paraId="6C6503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-86.3063 outside typical survey area [-85.0, -40.0] (rows 42, EVENTNO=42)</w:t>
      </w:r>
    </w:p>
    <w:p w14:paraId="7A3BD7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-86.2933 outside typical survey area [-85.0, -40.0] (rows 43, EVENTNO=43)</w:t>
      </w:r>
    </w:p>
    <w:p w14:paraId="64C309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-86.2933 outside typical survey area [-85.0, -40.0] (rows 44, EVENTNO=44)</w:t>
      </w:r>
    </w:p>
    <w:p w14:paraId="294E26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-86.2867 outside typical survey area [-85.0, -40.0] (rows 45, EVENTNO=45)</w:t>
      </w:r>
    </w:p>
    <w:p w14:paraId="36268B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-86.2735 outside typical survey area [-85.0, -40.0] (rows 46, EVENTNO=46)</w:t>
      </w:r>
    </w:p>
    <w:p w14:paraId="7FB275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-86.2683 outside typical survey area [-85.0, -40.0] (rows 47, EVENTNO=47)</w:t>
      </w:r>
    </w:p>
    <w:p w14:paraId="7C4063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-86.241 outside typical survey area [-85.0, -40.0] (rows 48, EVENTNO=48)</w:t>
      </w:r>
    </w:p>
    <w:p w14:paraId="4D3852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-86.2287 outside typical survey area [-85.0, -40.0] (rows 49, EVENTNO=49)</w:t>
      </w:r>
    </w:p>
    <w:p w14:paraId="04CFFA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-86.2187 outside typical survey area [-85.0, -40.0] (rows 50, EVENTNO=50)</w:t>
      </w:r>
    </w:p>
    <w:p w14:paraId="39C8B6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-86.216 outside typical survey area [-85.0, -40.0] (rows 51, EVENTNO=51)</w:t>
      </w:r>
    </w:p>
    <w:p w14:paraId="63FCA5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-86.2013 outside typical survey area [-85.0, -40.0] (rows 52, EVENTNO=52)</w:t>
      </w:r>
    </w:p>
    <w:p w14:paraId="6E709E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-86.1997 outside typical survey area [-85.0, -40.0] (rows 53, EVENTNO=53)</w:t>
      </w:r>
    </w:p>
    <w:p w14:paraId="718550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-86.186 outside typical survey area [-85.0, -40.0] (rows 54, EVENTNO=54)</w:t>
      </w:r>
    </w:p>
    <w:p w14:paraId="2266B6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-86.173 outside typical survey area [-85.0, -40.0] (rows 55, EVENTNO=55)</w:t>
      </w:r>
    </w:p>
    <w:p w14:paraId="596E51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-86.173 outside typical survey area [-85.0, -40.0] (rows 56, EVENTNO=56)</w:t>
      </w:r>
    </w:p>
    <w:p w14:paraId="783839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-86.173 outside typical survey area [-85.0, -40.0] (rows 57, EVENTNO=57)</w:t>
      </w:r>
    </w:p>
    <w:p w14:paraId="20149C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-86.1555 outside typical survey area [-85.0, -40.0] (rows 58, EVENTNO=58)</w:t>
      </w:r>
    </w:p>
    <w:p w14:paraId="51C8EB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-86.143 outside typical survey area [-85.0, -40.0] (rows 59, EVENTNO=59)</w:t>
      </w:r>
    </w:p>
    <w:p w14:paraId="23FDB8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-86.1377 outside typical survey area [-85.0, -40.0] (rows 60, EVENTNO=60)</w:t>
      </w:r>
    </w:p>
    <w:p w14:paraId="57A48D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-86.1323 outside typical survey area [-85.0, -40.0] (rows 61, EVENTNO=61)</w:t>
      </w:r>
    </w:p>
    <w:p w14:paraId="5ED5C1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-86.1217 outside typical survey area [-85.0, -40.0] (rows 62, EVENTNO=62)</w:t>
      </w:r>
    </w:p>
    <w:p w14:paraId="496EBB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-86.118 outside typical survey area [-85.0, -40.0] (rows 63, EVENTNO=63)</w:t>
      </w:r>
    </w:p>
    <w:p w14:paraId="3808D0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-86.105 outside typical survey area [-85.0, -40.0] (rows 64, EVENTNO=64)</w:t>
      </w:r>
    </w:p>
    <w:p w14:paraId="452485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-86.093 outside typical survey area [-85.0, -40.0] (rows 65, EVENTNO=65)</w:t>
      </w:r>
    </w:p>
    <w:p w14:paraId="251818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-86.0807 outside typical survey area [-85.0, -40.0] (rows 66, EVENTNO=66)</w:t>
      </w:r>
    </w:p>
    <w:p w14:paraId="2860837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-86.0687 outside typical survey area [-85.0, -40.0] (rows 67, EVENTNO=67)</w:t>
      </w:r>
    </w:p>
    <w:p w14:paraId="19A062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-86.061 outside typical survey area [-85.0, -40.0] (rows 68, EVENTNO=68)</w:t>
      </w:r>
    </w:p>
    <w:p w14:paraId="38DD21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-86.0458 outside typical survey area [-85.0, -40.0] (rows 69, EVENTNO=69)</w:t>
      </w:r>
    </w:p>
    <w:p w14:paraId="166D24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-86.0342 outside typical survey area [-85.0, -40.0] (rows 70, EVENTNO=70)</w:t>
      </w:r>
    </w:p>
    <w:p w14:paraId="741385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-86.0283 outside typical survey area [-85.0, -40.0] (rows 71, EVENTNO=71)</w:t>
      </w:r>
    </w:p>
    <w:p w14:paraId="2BF88E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-86.0237 outside typical survey area [-85.0, -40.0] (rows 72, EVENTNO=72)</w:t>
      </w:r>
    </w:p>
    <w:p w14:paraId="796D87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-86.011 outside typical survey area [-85.0, -40.0] (rows 73, EVENTNO=73)</w:t>
      </w:r>
    </w:p>
    <w:p w14:paraId="79FE79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-86.0048 outside typical survey area [-85.0, -40.0] (rows 74, EVENTNO=74)</w:t>
      </w:r>
    </w:p>
    <w:p w14:paraId="328C6F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-86.0013 outside typical survey area [-85.0, -40.0] (rows 75, EVENTNO=75)</w:t>
      </w:r>
    </w:p>
    <w:p w14:paraId="509898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-85.9885 outside typical survey area [-85.0, -40.0] (rows 76, EVENTNO=76)</w:t>
      </w:r>
    </w:p>
    <w:p w14:paraId="0911DC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-85.9763 outside typical survey area [-85.0, -40.0] (rows 77, EVENTNO=77)</w:t>
      </w:r>
    </w:p>
    <w:p w14:paraId="0D42D7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-85.9642 outside typical survey area [-85.0, -40.0] (rows 78, EVENTNO=78)</w:t>
      </w:r>
    </w:p>
    <w:p w14:paraId="585DE4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-85.952 outside typical survey area [-85.0, -40.0] (rows 79, EVENTNO=79)</w:t>
      </w:r>
    </w:p>
    <w:p w14:paraId="2509A8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-85.9415 outside typical survey area [-85.0, -40.0] (rows 80, EVENTNO=80)</w:t>
      </w:r>
    </w:p>
    <w:p w14:paraId="7EA2E2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-85.9287 outside typical survey area [-85.0, -40.0] (rows 81, EVENTNO=81)</w:t>
      </w:r>
    </w:p>
    <w:p w14:paraId="49D9C2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-85.9272 outside typical survey area [-85.0, -40.0] (rows 82, EVENTNO=82)</w:t>
      </w:r>
    </w:p>
    <w:p w14:paraId="4212A6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-85.9145 outside typical survey area [-85.0, -40.0] (rows 83, EVENTNO=83)</w:t>
      </w:r>
    </w:p>
    <w:p w14:paraId="608C9A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-85.911 outside typical survey area [-85.0, -40.0] (rows 84, EVENTNO=84)</w:t>
      </w:r>
    </w:p>
    <w:p w14:paraId="0D0A90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-85.8978 outside typical survey area [-85.0, -40.0] (rows 85, EVENTNO=85)</w:t>
      </w:r>
    </w:p>
    <w:p w14:paraId="694985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-85.8848 outside typical survey area [-85.0, -40.0] (rows 86, EVENTNO=86)</w:t>
      </w:r>
    </w:p>
    <w:p w14:paraId="449F14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-85.8715 outside typical survey area [-85.0, -40.0] (rows 87, EVENTNO=87)</w:t>
      </w:r>
    </w:p>
    <w:p w14:paraId="25F230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-85.866 outside typical survey area [-85.0, -40.0] (rows 88, EVENTNO=88)</w:t>
      </w:r>
    </w:p>
    <w:p w14:paraId="572CEA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-85.8523 outside typical survey area [-85.0, -40.0] (rows 89, EVENTNO=89)</w:t>
      </w:r>
    </w:p>
    <w:p w14:paraId="712592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-85.8388 outside typical survey area [-85.0, -40.0] (rows 90, EVENTNO=90)</w:t>
      </w:r>
    </w:p>
    <w:p w14:paraId="496E01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-85.8277 outside typical survey area [-85.0, -40.0] (rows 91, EVENTNO=91)</w:t>
      </w:r>
    </w:p>
    <w:p w14:paraId="1C342A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-85.8133 outside typical survey area [-85.0, -40.0] (rows 92, EVENTNO=92)</w:t>
      </w:r>
    </w:p>
    <w:p w14:paraId="184401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 outside typical survey area [-85.0, -40.0] (rows 93, EVENTNO=93)</w:t>
      </w:r>
    </w:p>
    <w:p w14:paraId="03EE17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-85.7987 outside typical survey area [-85.0, -40.0] (rows 94, EVENTNO=94)</w:t>
      </w:r>
    </w:p>
    <w:p w14:paraId="6019C8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-85.7847 outside typical survey area [-85.0, -40.0] (rows 95, EVENTNO=95)</w:t>
      </w:r>
    </w:p>
    <w:p w14:paraId="581E6C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-85.7805 outside typical survey area [-85.0, -40.0] (rows 96, EVENTNO=96)</w:t>
      </w:r>
    </w:p>
    <w:p w14:paraId="2241E3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-85.7668 outside typical survey area [-85.0, -40.0] (rows 97, EVENTNO=97)</w:t>
      </w:r>
    </w:p>
    <w:p w14:paraId="54C626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-85.7538 outside typical survey area [-85.0, -40.0] (rows 98, EVENTNO=98)</w:t>
      </w:r>
    </w:p>
    <w:p w14:paraId="50B077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-85.7503 outside typical survey area [-85.0, -40.0] (rows 99, EVENTNO=99)</w:t>
      </w:r>
    </w:p>
    <w:p w14:paraId="1CD341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-85.7372 outside typical survey area [-85.0, -40.0] (rows 100, EVENTNO=100)</w:t>
      </w:r>
    </w:p>
    <w:p w14:paraId="6F8886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-85.7243 outside typical survey area [-85.0, -40.0] (rows 101, EVENTNO=101)</w:t>
      </w:r>
    </w:p>
    <w:p w14:paraId="63A2F9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-85.7113 outside typical survey area [-85.0, -40.0] (rows 102, EVENTNO=102)</w:t>
      </w:r>
    </w:p>
    <w:p w14:paraId="7E5629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-85.7033 outside typical survey area [-85.0, -40.0] (rows 103, EVENTNO=103)</w:t>
      </w:r>
    </w:p>
    <w:p w14:paraId="4A8D9E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-85.7033 outside typical survey area [-85.0, -40.0] (rows 104, EVENTNO=104)</w:t>
      </w:r>
    </w:p>
    <w:p w14:paraId="35FCA0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-85.7 outside typical survey area [-85.0, -40.0] (rows 105, EVENTNO=105)</w:t>
      </w:r>
    </w:p>
    <w:p w14:paraId="37A7BD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-85.6862 outside typical survey area [-85.0, -40.0] (rows 106, EVENTNO=106)</w:t>
      </w:r>
    </w:p>
    <w:p w14:paraId="391148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-85.673 outside typical survey area [-85.0, -40.0] (rows 107, EVENTNO=107)</w:t>
      </w:r>
    </w:p>
    <w:p w14:paraId="671853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-85.6602 outside typical survey area [-85.0, -40.0] (rows 108, EVENTNO=108)</w:t>
      </w:r>
    </w:p>
    <w:p w14:paraId="2B45B4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-85.6473 outside typical survey area [-85.0, -40.0] (rows 109, EVENTNO=109)</w:t>
      </w:r>
    </w:p>
    <w:p w14:paraId="2C37B5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-85.6377 outside typical survey area [-85.0, -40.0] (rows 110, EVENTNO=110)</w:t>
      </w:r>
    </w:p>
    <w:p w14:paraId="703749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-85.6243 outside typical survey area [-85.0, -40.0] (rows 111, EVENTNO=111)</w:t>
      </w:r>
    </w:p>
    <w:p w14:paraId="13FA2B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-85.6232 outside typical survey area [-85.0, -40.0] (rows 112, EVENTNO=112)</w:t>
      </w:r>
    </w:p>
    <w:p w14:paraId="7F5AF5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-85.6232 outside typical survey area [-85.0, -40.0] (rows 113, EVENTNO=113)</w:t>
      </w:r>
    </w:p>
    <w:p w14:paraId="5F7888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-85.6195 outside typical survey area [-85.0, -40.0] (rows 114, EVENTNO=114)</w:t>
      </w:r>
    </w:p>
    <w:p w14:paraId="2E253B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-85.6057 outside typical survey area [-85.0, -40.0] (rows 115, EVENTNO=115)</w:t>
      </w:r>
    </w:p>
    <w:p w14:paraId="6579AF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-85.5928 outside typical survey area [-85.0, -40.0] (rows 116, EVENTNO=116)</w:t>
      </w:r>
    </w:p>
    <w:p w14:paraId="084C7D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-85.58 outside typical survey area [-85.0, -40.0] (rows 117, EVENTNO=117)</w:t>
      </w:r>
    </w:p>
    <w:p w14:paraId="798710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-85.5668 outside typical survey area [-85.0, -40.0] (rows 118, EVENTNO=118)</w:t>
      </w:r>
    </w:p>
    <w:p w14:paraId="4D9BD1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-85.5592 outside typical survey area [-85.0, -40.0] (rows 119, EVENTNO=119)</w:t>
      </w:r>
    </w:p>
    <w:p w14:paraId="6DB763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-85.5435 outside typical survey area [-85.0, -40.0] (rows 120, EVENTNO=120)</w:t>
      </w:r>
    </w:p>
    <w:p w14:paraId="2F64E1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-85.5295 outside typical survey area [-85.0, -40.0] (rows 121, EVENTNO=121)</w:t>
      </w:r>
    </w:p>
    <w:p w14:paraId="4C2188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-85.5247 outside typical survey area [-85.0, -40.0] (rows 122, EVENTNO=122)</w:t>
      </w:r>
    </w:p>
    <w:p w14:paraId="3D8417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-85.5172 outside typical survey area [-85.0, -40.0] (rows 123, EVENTNO=123)</w:t>
      </w:r>
    </w:p>
    <w:p w14:paraId="0F8969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-85.5023 outside typical survey area [-85.0, -40.0] (rows 124, EVENTNO=124)</w:t>
      </w:r>
    </w:p>
    <w:p w14:paraId="259B5A5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-85.4888 outside typical survey area [-85.0, -40.0] (rows 125, EVENTNO=125)</w:t>
      </w:r>
    </w:p>
    <w:p w14:paraId="53E5A1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-85.4748 outside typical survey area [-85.0, -40.0] (rows 126, EVENTNO=126)</w:t>
      </w:r>
    </w:p>
    <w:p w14:paraId="2B7A72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-85.4727 outside typical survey area [-85.0, -40.0] (rows 127, EVENTNO=127)</w:t>
      </w:r>
    </w:p>
    <w:p w14:paraId="1395E3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-85.458 outside typical survey area [-85.0, -40.0] (rows 128, EVENTNO=128)</w:t>
      </w:r>
    </w:p>
    <w:p w14:paraId="784398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-85.4482 outside typical survey area [-85.0, -40.0] (rows 129, EVENTNO=129)</w:t>
      </w:r>
    </w:p>
    <w:p w14:paraId="542E27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-85.4482 outside typical survey area [-85.0, -40.0] (rows 130, EVENTNO=130)</w:t>
      </w:r>
    </w:p>
    <w:p w14:paraId="09A5E4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-85.4342 outside typical survey area [-85.0, -40.0] (rows 131, EVENTNO=131)</w:t>
      </w:r>
    </w:p>
    <w:p w14:paraId="3C3339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-85.4213 outside typical survey area [-85.0, -40.0] (rows 132, EVENTNO=132)</w:t>
      </w:r>
    </w:p>
    <w:p w14:paraId="1434CF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-85.415 outside typical survey area [-85.0, -40.0] (rows 133, EVENTNO=133)</w:t>
      </w:r>
    </w:p>
    <w:p w14:paraId="48F778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-85.4073 outside typical survey area [-85.0, -40.0] (rows 134, EVENTNO=134)</w:t>
      </w:r>
    </w:p>
    <w:p w14:paraId="58C9D2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-85.4068 outside typical survey area [-85.0, -40.0] (rows 135, EVENTNO=135)</w:t>
      </w:r>
    </w:p>
    <w:p w14:paraId="51A414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-85.4017 outside typical survey area [-85.0, -40.0] (rows 136, EVENTNO=136)</w:t>
      </w:r>
    </w:p>
    <w:p w14:paraId="1EB39B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-85.3875 outside typical survey area [-85.0, -40.0] (rows 137, EVENTNO=137)</w:t>
      </w:r>
    </w:p>
    <w:p w14:paraId="6B4EAF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-85.3815 outside typical survey area [-85.0, -40.0] (rows 138, EVENTNO=138)</w:t>
      </w:r>
    </w:p>
    <w:p w14:paraId="44AF09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-85.3758 outside typical survey area [-85.0, -40.0] (rows 139, EVENTNO=139)</w:t>
      </w:r>
    </w:p>
    <w:p w14:paraId="0A07A6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-85.3627 outside typical survey area [-85.0, -40.0] (rows 140, EVENTNO=140)</w:t>
      </w:r>
    </w:p>
    <w:p w14:paraId="6282DC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-85.3482 outside typical survey area [-85.0, -40.0] (rows 141, EVENTNO=141)</w:t>
      </w:r>
    </w:p>
    <w:p w14:paraId="51405B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-85.3372 outside typical survey area [-85.0, -40.0] (rows 142, EVENTNO=142)</w:t>
      </w:r>
    </w:p>
    <w:p w14:paraId="2CF79F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-85.3225 outside typical survey area [-85.0, -40.0] (rows 143, EVENTNO=143)</w:t>
      </w:r>
    </w:p>
    <w:p w14:paraId="32A062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-85.3095 outside typical survey area [-85.0, -40.0] (rows 144, EVENTNO=144)</w:t>
      </w:r>
    </w:p>
    <w:p w14:paraId="4DE2F9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-85.3 outside typical survey area [-85.0, -40.0] (rows 145, EVENTNO=145)</w:t>
      </w:r>
    </w:p>
    <w:p w14:paraId="1794AE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-85.2932 outside typical survey area [-85.0, -40.0] (rows 146, EVENTNO=146)</w:t>
      </w:r>
    </w:p>
    <w:p w14:paraId="3DF6EC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-85.2793 outside typical survey area [-85.0, -40.0] (rows 147, EVENTNO=147)</w:t>
      </w:r>
    </w:p>
    <w:p w14:paraId="44EACD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-85.2752 outside typical survey area [-85.0, -40.0] (rows 148, EVENTNO=148)</w:t>
      </w:r>
    </w:p>
    <w:p w14:paraId="7EE81B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-85.2695 outside typical survey area [-85.0, -40.0] (rows 149, EVENTNO=149)</w:t>
      </w:r>
    </w:p>
    <w:p w14:paraId="2961DE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-85.256 outside typical survey area [-85.0, -40.0] (rows 150, EVENTNO=150)</w:t>
      </w:r>
    </w:p>
    <w:p w14:paraId="2AB0BA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-85.2505 outside typical survey area [-85.0, -40.0] (rows 151, EVENTNO=151)</w:t>
      </w:r>
    </w:p>
    <w:p w14:paraId="58F758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-85.2373 outside typical survey area [-85.0, -40.0] (rows 152, EVENTNO=152)</w:t>
      </w:r>
    </w:p>
    <w:p w14:paraId="23FC50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-85.2257 outside typical survey area [-85.0, -40.0] (rows 153, EVENTNO=153)</w:t>
      </w:r>
    </w:p>
    <w:p w14:paraId="21B234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-85.2138 outside typical survey area [-85.0, -40.0] (rows 154, EVENTNO=154)</w:t>
      </w:r>
    </w:p>
    <w:p w14:paraId="4C8E7A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-85.212 outside typical survey area [-85.0, -40.0] (rows 155, EVENTNO=155)</w:t>
      </w:r>
    </w:p>
    <w:p w14:paraId="10F577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-85.21 outside typical survey area [-85.0, -40.0] (rows 156, EVENTNO=156)</w:t>
      </w:r>
    </w:p>
    <w:p w14:paraId="33EE44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-85.2025 outside typical survey area [-85.0, -40.0] (rows 157, EVENTNO=157)</w:t>
      </w:r>
    </w:p>
    <w:p w14:paraId="56B37F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-85.2018 outside typical survey area [-85.0, -40.0] (rows 158, EVENTNO=158)</w:t>
      </w:r>
    </w:p>
    <w:p w14:paraId="3F417A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-85.1985 outside typical survey area [-85.0, -40.0] (rows 159, EVENTNO=159)</w:t>
      </w:r>
    </w:p>
    <w:p w14:paraId="4E0D1F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-85.1858 outside typical survey area [-85.0, -40.0] (rows 160, EVENTNO=160)</w:t>
      </w:r>
    </w:p>
    <w:p w14:paraId="688E03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-85.1742 outside typical survey area [-85.0, -40.0] (rows 161, EVENTNO=161)</w:t>
      </w:r>
    </w:p>
    <w:p w14:paraId="2B20F8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-85.1645 outside typical survey area [-85.0, -40.0] (rows 162, EVENTNO=162)</w:t>
      </w:r>
    </w:p>
    <w:p w14:paraId="2AFBCF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-85.1533 outside typical survey area [-85.0, -40.0] (rows 163, EVENTNO=163)</w:t>
      </w:r>
    </w:p>
    <w:p w14:paraId="194EB5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-85.8027 outside typical survey area [-85.0, -40.0] (rows 7146, EVENTNO=7164)</w:t>
      </w:r>
    </w:p>
    <w:p w14:paraId="7B9C32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-85.8072 outside typical survey area [-85.0, -40.0] (rows 7147, EVENTNO=7165)</w:t>
      </w:r>
    </w:p>
    <w:p w14:paraId="324150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-85.8125 outside typical survey area [-85.0, -40.0] (rows 7148, EVENTNO=7166)</w:t>
      </w:r>
    </w:p>
    <w:p w14:paraId="0EA87A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-85.8178 outside typical survey area [-85.0, -40.0] (rows 7149, EVENTNO=7167)</w:t>
      </w:r>
    </w:p>
    <w:p w14:paraId="707DFA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-85.823 outside typical survey area [-85.0, -40.0] (rows 7150, EVENTNO=7168)</w:t>
      </w:r>
    </w:p>
    <w:p w14:paraId="2C04A8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-85.8282 outside typical survey area [-85.0, -40.0] (rows 7151, EVENTNO=7169)</w:t>
      </w:r>
    </w:p>
    <w:p w14:paraId="49C182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-85.8337 outside typical survey area [-85.0, -40.0] (rows 7152, EVENTNO=7170)</w:t>
      </w:r>
    </w:p>
    <w:p w14:paraId="1FA826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-85.8385 outside typical survey area [-85.0, -40.0] (rows 7153, EVENTNO=7171)</w:t>
      </w:r>
    </w:p>
    <w:p w14:paraId="10EB82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-85.8442 outside typical survey area [-85.0, -40.0] (rows 7154, EVENTNO=7172)</w:t>
      </w:r>
    </w:p>
    <w:p w14:paraId="35EF19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-85.8493 outside typical survey area [-85.0, -40.0] (rows 7155, EVENTNO=7173)</w:t>
      </w:r>
    </w:p>
    <w:p w14:paraId="30A2B8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-85.8547 outside typical survey area [-85.0, -40.0] (rows 7156, EVENTNO=7174)</w:t>
      </w:r>
    </w:p>
    <w:p w14:paraId="6D9AB5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-85.8597 outside typical survey area [-85.0, -40.0] (rows 7157, EVENTNO=7175)</w:t>
      </w:r>
    </w:p>
    <w:p w14:paraId="6332BB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-85.8597 outside typical survey area [-85.0, -40.0] (rows 7158, EVENTNO=7176)</w:t>
      </w:r>
    </w:p>
    <w:p w14:paraId="2C44BE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-85.8598 outside typical survey area [-85.0, -40.0] (rows 7159, EVENTNO=7177)</w:t>
      </w:r>
    </w:p>
    <w:p w14:paraId="645BF4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-85.8657 outside typical survey area [-85.0, -40.0] (rows 7160, EVENTNO=7178)</w:t>
      </w:r>
    </w:p>
    <w:p w14:paraId="36B0DA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-85.8702 outside typical survey area [-85.0, -40.0] (rows 7161, EVENTNO=7179)</w:t>
      </w:r>
    </w:p>
    <w:p w14:paraId="39C3AB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-85.8747 outside typical survey area [-85.0, -40.0] (rows 7162, EVENTNO=7180)</w:t>
      </w:r>
    </w:p>
    <w:p w14:paraId="2285BB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-85.879 outside typical survey area [-85.0, -40.0] (rows 7163, EVENTNO=7181)</w:t>
      </w:r>
    </w:p>
    <w:p w14:paraId="7F8697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-85.8835 outside typical survey area [-85.0, -40.0] (rows 7164, EVENTNO=7182)</w:t>
      </w:r>
    </w:p>
    <w:p w14:paraId="6964BE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-85.8878 outside typical survey area [-85.0, -40.0] (rows 7165, EVENTNO=7183)</w:t>
      </w:r>
    </w:p>
    <w:p w14:paraId="58EC14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-85.8923 outside typical survey area [-85.0, -40.0] (rows 7166, EVENTNO=7184)</w:t>
      </w:r>
    </w:p>
    <w:p w14:paraId="73DC60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-85.8968 outside typical survey area [-85.0, -40.0] (rows 7167, EVENTNO=7185)</w:t>
      </w:r>
    </w:p>
    <w:p w14:paraId="686CFA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-85.9012 outside typical survey area [-85.0, -40.0] (rows 7168, EVENTNO=7186)</w:t>
      </w:r>
    </w:p>
    <w:p w14:paraId="37DAF7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-85.9055 outside typical survey area [-85.0, -40.0] (rows 7169, EVENTNO=7187)</w:t>
      </w:r>
    </w:p>
    <w:p w14:paraId="66500C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-85.91 outside typical survey area [-85.0, -40.0] (rows 7170, EVENTNO=7188)</w:t>
      </w:r>
    </w:p>
    <w:p w14:paraId="27F72F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-85.9145 outside typical survey area [-85.0, -40.0] (rows 7171, EVENTNO=7189)</w:t>
      </w:r>
    </w:p>
    <w:p w14:paraId="50E0EB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-85.9188 outside typical survey area [-85.0, -40.0] (rows 7172, EVENTNO=7190)</w:t>
      </w:r>
    </w:p>
    <w:p w14:paraId="5FC9FD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-85.9233 outside typical survey area [-85.0, -40.0] (rows 7173, EVENTNO=7191)</w:t>
      </w:r>
    </w:p>
    <w:p w14:paraId="6306B2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-85.9278 outside typical survey area [-85.0, -40.0] (rows 7174, EVENTNO=7192)</w:t>
      </w:r>
    </w:p>
    <w:p w14:paraId="12EAC4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-85.9322 outside typical survey area [-85.0, -40.0] (rows 7175, EVENTNO=7193)</w:t>
      </w:r>
    </w:p>
    <w:p w14:paraId="537943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-85.9365 outside typical survey area [-85.0, -40.0] (rows 7176, EVENTNO=7194)</w:t>
      </w:r>
    </w:p>
    <w:p w14:paraId="6E3148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-85.9408 outside typical survey area [-85.0, -40.0] (rows 7177, EVENTNO=7195)</w:t>
      </w:r>
    </w:p>
    <w:p w14:paraId="73C873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-85.945 outside typical survey area [-85.0, -40.0] (rows 7178, EVENTNO=7196)</w:t>
      </w:r>
    </w:p>
    <w:p w14:paraId="6C051F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-85.9493 outside typical survey area [-85.0, -40.0] (rows 7179, EVENTNO=7197)</w:t>
      </w:r>
    </w:p>
    <w:p w14:paraId="1BA649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-85.9537 outside typical survey area [-85.0, -40.0] (rows 7180, EVENTNO=7198)</w:t>
      </w:r>
    </w:p>
    <w:p w14:paraId="555B7F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-85.958 outside typical survey area [-85.0, -40.0] (rows 7181, EVENTNO=7199)</w:t>
      </w:r>
    </w:p>
    <w:p w14:paraId="3249D8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-85.9623 outside typical survey area [-85.0, -40.0] (rows 7182, EVENTNO=7200)</w:t>
      </w:r>
    </w:p>
    <w:p w14:paraId="56125D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-85.9667 outside typical survey area [-85.0, -40.0] (rows 7183, EVENTNO=7201)</w:t>
      </w:r>
    </w:p>
    <w:p w14:paraId="1993F3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-85.9707 outside typical survey area [-85.0, -40.0] (rows 7184, EVENTNO=7202)</w:t>
      </w:r>
    </w:p>
    <w:p w14:paraId="5BFEC7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-85.9748 outside typical survey area [-85.0, -40.0] (rows 7185, EVENTNO=7203)</w:t>
      </w:r>
    </w:p>
    <w:p w14:paraId="58454E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-85.9792 outside typical survey area [-85.0, -40.0] (rows 7186, EVENTNO=7204)</w:t>
      </w:r>
    </w:p>
    <w:p w14:paraId="75D53B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-85.9833 outside typical survey area [-85.0, -40.0] (rows 7187, EVENTNO=7205)</w:t>
      </w:r>
    </w:p>
    <w:p w14:paraId="1047B4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-85.9875 outside typical survey area [-85.0, -40.0] (rows 7188, EVENTNO=7206)</w:t>
      </w:r>
    </w:p>
    <w:p w14:paraId="29E164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-85.9918 outside typical survey area [-85.0, -40.0] (rows 7189, EVENTNO=7207)</w:t>
      </w:r>
    </w:p>
    <w:p w14:paraId="46D4D2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-85.996 outside typical survey area [-85.0, -40.0] (rows 7190, EVENTNO=7208)</w:t>
      </w:r>
    </w:p>
    <w:p w14:paraId="6D9F3C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-86.0002 outside typical survey area [-85.0, -40.0] (rows 7191, EVENTNO=7209)</w:t>
      </w:r>
    </w:p>
    <w:p w14:paraId="10DFDD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-86.0042 outside typical survey area [-85.0, -40.0] (rows 7192, EVENTNO=7210)</w:t>
      </w:r>
    </w:p>
    <w:p w14:paraId="773F69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-86.0083 outside typical survey area [-85.0, -40.0] (rows 7193, EVENTNO=7211)</w:t>
      </w:r>
    </w:p>
    <w:p w14:paraId="56BB92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-86.0123 outside typical survey area [-85.0, -40.0] (rows 7194, EVENTNO=7212)</w:t>
      </w:r>
    </w:p>
    <w:p w14:paraId="74EE0D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-86.0163 outside typical survey area [-85.0, -40.0] (rows 7195, EVENTNO=7213)</w:t>
      </w:r>
    </w:p>
    <w:p w14:paraId="6B8261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-86.0203 outside typical survey area [-85.0, -40.0] (rows 7196, EVENTNO=7214)</w:t>
      </w:r>
    </w:p>
    <w:p w14:paraId="03E818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-86.025 outside typical survey area [-85.0, -40.0] (rows 7197, EVENTNO=7215)</w:t>
      </w:r>
    </w:p>
    <w:p w14:paraId="7A0A98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-86.029 outside typical survey area [-85.0, -40.0] (rows 7198, EVENTNO=7216)</w:t>
      </w:r>
    </w:p>
    <w:p w14:paraId="03771E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-86.033 outside typical survey area [-85.0, -40.0] (rows 7199, EVENTNO=7217)</w:t>
      </w:r>
    </w:p>
    <w:p w14:paraId="0BD287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-86.037 outside typical survey area [-85.0, -40.0] (rows 7200, EVENTNO=7218)</w:t>
      </w:r>
    </w:p>
    <w:p w14:paraId="26A717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-86.0412 outside typical survey area [-85.0, -40.0] (rows 7201, EVENTNO=7219)</w:t>
      </w:r>
    </w:p>
    <w:p w14:paraId="7343E7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-86.0453 outside typical survey area [-85.0, -40.0] (rows 7202, EVENTNO=7220)</w:t>
      </w:r>
    </w:p>
    <w:p w14:paraId="0F0553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-86.0495 outside typical survey area [-85.0, -40.0] (rows 7203, EVENTNO=7221)</w:t>
      </w:r>
    </w:p>
    <w:p w14:paraId="5A6A79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-86.0527 outside typical survey area [-85.0, -40.0] (rows 7204, EVENTNO=7222)</w:t>
      </w:r>
    </w:p>
    <w:p w14:paraId="41C665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-86.0572 outside typical survey area [-85.0, -40.0] (rows 7205, EVENTNO=7223)</w:t>
      </w:r>
    </w:p>
    <w:p w14:paraId="732FBC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-86.0613 outside typical survey area [-85.0, -40.0] (rows 7206, EVENTNO=7224)</w:t>
      </w:r>
    </w:p>
    <w:p w14:paraId="096C04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-86.0652 outside typical survey area [-85.0, -40.0] (rows 7207, EVENTNO=7225)</w:t>
      </w:r>
    </w:p>
    <w:p w14:paraId="0FE659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-86.0693 outside typical survey area [-85.0, -40.0] (rows 7208, EVENTNO=7226)</w:t>
      </w:r>
    </w:p>
    <w:p w14:paraId="130A06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-86.0733 outside typical survey area [-85.0, -40.0] (rows 7209, EVENTNO=7227)</w:t>
      </w:r>
    </w:p>
    <w:p w14:paraId="02BA7E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-86.0773 outside typical survey area [-85.0, -40.0] (rows 7210, EVENTNO=7228)</w:t>
      </w:r>
    </w:p>
    <w:p w14:paraId="4788AB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-86.0813 outside typical survey area [-85.0, -40.0] (rows 7211, EVENTNO=7229)</w:t>
      </w:r>
    </w:p>
    <w:p w14:paraId="613549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-86.0852 outside typical survey area [-85.0, -40.0] (rows 7212, EVENTNO=7230)</w:t>
      </w:r>
    </w:p>
    <w:p w14:paraId="5446F2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-86.0888 outside typical survey area [-85.0, -40.0] (rows 7213, EVENTNO=7231)</w:t>
      </w:r>
    </w:p>
    <w:p w14:paraId="40D921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-86.0925 outside typical survey area [-85.0, -40.0] (rows 7214, EVENTNO=7232)</w:t>
      </w:r>
    </w:p>
    <w:p w14:paraId="64F0BE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-86.0962 outside typical survey area [-85.0, -40.0] (rows 7215, EVENTNO=7233)</w:t>
      </w:r>
    </w:p>
    <w:p w14:paraId="02C764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-86.0998 outside typical survey area [-85.0, -40.0] (rows 7216, EVENTNO=7234)</w:t>
      </w:r>
    </w:p>
    <w:p w14:paraId="3656F1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-86.1002 outside typical survey area [-85.0, -40.0] (rows 7217, EVENTNO=7235)</w:t>
      </w:r>
    </w:p>
    <w:p w14:paraId="4068DE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-86.1025 outside typical survey area [-85.0, -40.0] (rows 7218, EVENTNO=7236)</w:t>
      </w:r>
    </w:p>
    <w:p w14:paraId="122140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-86.107 outside typical survey area [-85.0, -40.0] (rows 7219, EVENTNO=7237)</w:t>
      </w:r>
    </w:p>
    <w:p w14:paraId="20BE6A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-86.1107 outside typical survey area [-85.0, -40.0] (rows 7220, EVENTNO=7238)</w:t>
      </w:r>
    </w:p>
    <w:p w14:paraId="441445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-86.1142 outside typical survey area [-85.0, -40.0] (rows 7221, EVENTNO=7239)</w:t>
      </w:r>
    </w:p>
    <w:p w14:paraId="58B11E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-86.1178 outside typical survey area [-85.0, -40.0] (rows 7222, EVENTNO=7240)</w:t>
      </w:r>
    </w:p>
    <w:p w14:paraId="1DE3AA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-86.1218 outside typical survey area [-85.0, -40.0] (rows 7223, EVENTNO=7241)</w:t>
      </w:r>
    </w:p>
    <w:p w14:paraId="4208B5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-86.1253 outside typical survey area [-85.0, -40.0] (rows 7224, EVENTNO=7242)</w:t>
      </w:r>
    </w:p>
    <w:p w14:paraId="632A6F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-86.1292 outside typical survey area [-85.0, -40.0] (rows 7225, EVENTNO=7243)</w:t>
      </w:r>
    </w:p>
    <w:p w14:paraId="6E162C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-86.1328 outside typical survey area [-85.0, -40.0] (rows 7226, EVENTNO=7244)</w:t>
      </w:r>
    </w:p>
    <w:p w14:paraId="63C828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-86.1365 outside typical survey area [-85.0, -40.0] (rows 7227, EVENTNO=7245)</w:t>
      </w:r>
    </w:p>
    <w:p w14:paraId="10D69E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-86.1367 outside typical survey area [-85.0, -40.0] (rows 7228, EVENTNO=7246)</w:t>
      </w:r>
    </w:p>
    <w:p w14:paraId="149AF4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-86.1407 outside typical survey area [-85.0, -40.0] (rows 7229, EVENTNO=7247)</w:t>
      </w:r>
    </w:p>
    <w:p w14:paraId="17A125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-86.1443 outside typical survey area [-85.0, -40.0] (rows 7230, EVENTNO=7248)</w:t>
      </w:r>
    </w:p>
    <w:p w14:paraId="1C3A39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-86.148 outside typical survey area [-85.0, -40.0] (rows 7231, EVENTNO=7249)</w:t>
      </w:r>
    </w:p>
    <w:p w14:paraId="00AC0D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-86.1517 outside typical survey area [-85.0, -40.0] (rows 7232, EVENTNO=7250)</w:t>
      </w:r>
    </w:p>
    <w:p w14:paraId="639B50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-86.1553 outside typical survey area [-85.0, -40.0] (rows 7233, EVENTNO=7251)</w:t>
      </w:r>
    </w:p>
    <w:p w14:paraId="587AEA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-86.1588 outside typical survey area [-85.0, -40.0] (rows 7234, EVENTNO=7252)</w:t>
      </w:r>
    </w:p>
    <w:p w14:paraId="7E79CA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-86.1627 outside typical survey area [-85.0, -40.0] (rows 7235, EVENTNO=7253)</w:t>
      </w:r>
    </w:p>
    <w:p w14:paraId="2158B4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-86.1662 outside typical survey area [-85.0, -40.0] (rows 7236, EVENTNO=7254)</w:t>
      </w:r>
    </w:p>
    <w:p w14:paraId="630731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-86.1702 outside typical survey area [-85.0, -40.0] (rows 7237, EVENTNO=7255)</w:t>
      </w:r>
    </w:p>
    <w:p w14:paraId="2600BF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-86.1737 outside typical survey area [-85.0, -40.0] (rows 7238, EVENTNO=7256)</w:t>
      </w:r>
    </w:p>
    <w:p w14:paraId="05BE75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-86.1775 outside typical survey area [-85.0, -40.0] (rows 7239, EVENTNO=7257)</w:t>
      </w:r>
    </w:p>
    <w:p w14:paraId="76B722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-86.1812 outside typical survey area [-85.0, -40.0] (rows 7240, EVENTNO=7258)</w:t>
      </w:r>
    </w:p>
    <w:p w14:paraId="6AA829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-86.1848 outside typical survey area [-85.0, -40.0] (rows 7241, EVENTNO=7259)</w:t>
      </w:r>
    </w:p>
    <w:p w14:paraId="505053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-86.1885 outside typical survey area [-85.0, -40.0] (rows 7242, EVENTNO=7260)</w:t>
      </w:r>
    </w:p>
    <w:p w14:paraId="34A816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-86.1922 outside typical survey area [-85.0, -40.0] (rows 7243, EVENTNO=7261)</w:t>
      </w:r>
    </w:p>
    <w:p w14:paraId="2F61EB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-86.1958 outside typical survey area [-85.0, -40.0] (rows 7244, EVENTNO=7262)</w:t>
      </w:r>
    </w:p>
    <w:p w14:paraId="5A8609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-86.1995 outside typical survey area [-85.0, -40.0] (rows 7245, EVENTNO=7263)</w:t>
      </w:r>
    </w:p>
    <w:p w14:paraId="632C71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-86.2032 outside typical survey area [-85.0, -40.0] (rows 7246, EVENTNO=7264)</w:t>
      </w:r>
    </w:p>
    <w:p w14:paraId="3B1D73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-86.2068 outside typical survey area [-85.0, -40.0] (rows 7247, EVENTNO=7265)</w:t>
      </w:r>
    </w:p>
    <w:p w14:paraId="73EEE7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-86.2103 outside typical survey area [-85.0, -40.0] (rows 7248, EVENTNO=7266)</w:t>
      </w:r>
    </w:p>
    <w:p w14:paraId="2F43E1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-86.2138 outside typical survey area [-85.0, -40.0] (rows 7249, EVENTNO=7267)</w:t>
      </w:r>
    </w:p>
    <w:p w14:paraId="5A2783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-86.2177 outside typical survey area [-85.0, -40.0] (rows 7250, EVENTNO=7268)</w:t>
      </w:r>
    </w:p>
    <w:p w14:paraId="38F4F2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-86.2212 outside typical survey area [-85.0, -40.0] (rows 7251, EVENTNO=7269)</w:t>
      </w:r>
    </w:p>
    <w:p w14:paraId="2808DF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-86.2247 outside typical survey area [-85.0, -40.0] (rows 7252, EVENTNO=7270)</w:t>
      </w:r>
    </w:p>
    <w:p w14:paraId="7780EB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-86.2247 outside typical survey area [-85.0, -40.0] (rows 7253, EVENTNO=7271)</w:t>
      </w:r>
    </w:p>
    <w:p w14:paraId="27D047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-86.2262 outside typical survey area [-85.0, -40.0] (rows 7254, EVENTNO=7272)</w:t>
      </w:r>
    </w:p>
    <w:p w14:paraId="7C5712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-86.225 outside typical survey area [-85.0, -40.0] (rows 7255, EVENTNO=7273)</w:t>
      </w:r>
    </w:p>
    <w:p w14:paraId="335FE8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-86.2237 outside typical survey area [-85.0, -40.0] (rows 7256, EVENTNO=7274)</w:t>
      </w:r>
    </w:p>
    <w:p w14:paraId="01601B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-86.2237 outside typical survey area [-85.0, -40.0] (rows 7257, EVENTNO=7275)</w:t>
      </w:r>
    </w:p>
    <w:p w14:paraId="5EF8DC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-86.2268 outside typical survey area [-85.0, -40.0] (rows 7258, EVENTNO=7276)</w:t>
      </w:r>
    </w:p>
    <w:p w14:paraId="0C28D8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-86.2308 outside typical survey area [-85.0, -40.0] (rows 7259, EVENTNO=7277)</w:t>
      </w:r>
    </w:p>
    <w:p w14:paraId="16170F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-86.2347 outside typical survey area [-85.0, -40.0] (rows 7260, EVENTNO=7278)</w:t>
      </w:r>
    </w:p>
    <w:p w14:paraId="0DA887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-86.2363 outside typical survey area [-85.0, -40.0] (rows 7261, EVENTNO=7279)</w:t>
      </w:r>
    </w:p>
    <w:p w14:paraId="155BE7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-86.2407 outside typical survey area [-85.0, -40.0] (rows 7262, EVENTNO=7280)</w:t>
      </w:r>
    </w:p>
    <w:p w14:paraId="01B9A3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-86.2447 outside typical survey area [-85.0, -40.0] (rows 7263, EVENTNO=7281)</w:t>
      </w:r>
    </w:p>
    <w:p w14:paraId="49CD96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-86.2452 outside typical survey area [-85.0, -40.0] (rows 7264, EVENTNO=7282)</w:t>
      </w:r>
    </w:p>
    <w:p w14:paraId="6F1F6A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-86.2493 outside typical survey area [-85.0, -40.0] (rows 7265, EVENTNO=7283)</w:t>
      </w:r>
    </w:p>
    <w:p w14:paraId="2354F9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-86.2537 outside typical survey area [-85.0, -40.0] (rows 7266, EVENTNO=7284)</w:t>
      </w:r>
    </w:p>
    <w:p w14:paraId="0DEFF9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-86.2588 outside typical survey area [-85.0, -40.0] (rows 7267, EVENTNO=7285)</w:t>
      </w:r>
    </w:p>
    <w:p w14:paraId="4A548E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-86.2628 outside typical survey area [-85.0, -40.0] (rows 7268, EVENTNO=7286)</w:t>
      </w:r>
    </w:p>
    <w:p w14:paraId="28EAEF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-86.2668 outside typical survey area [-85.0, -40.0] (rows 7269, EVENTNO=7287)</w:t>
      </w:r>
    </w:p>
    <w:p w14:paraId="57E5AF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-86.271 outside typical survey area [-85.0, -40.0] (rows 7270, EVENTNO=7288)</w:t>
      </w:r>
    </w:p>
    <w:p w14:paraId="219005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-86.275 outside typical survey area [-85.0, -40.0] (rows 7271, EVENTNO=7289)</w:t>
      </w:r>
    </w:p>
    <w:p w14:paraId="2D3BD1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-86.2788 outside typical survey area [-85.0, -40.0] (rows 7272, EVENTNO=7290)</w:t>
      </w:r>
    </w:p>
    <w:p w14:paraId="6AD6A8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-86.2832 outside typical survey area [-85.0, -40.0] (rows 7273, EVENTNO=7291)</w:t>
      </w:r>
    </w:p>
    <w:p w14:paraId="47F864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-86.2847 outside typical survey area [-85.0, -40.0] (rows 7274, EVENTNO=7292)</w:t>
      </w:r>
    </w:p>
    <w:p w14:paraId="1F2C45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-86.2887 outside typical survey area [-85.0, -40.0] (rows 7275, EVENTNO=7293)</w:t>
      </w:r>
    </w:p>
    <w:p w14:paraId="0077BD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-86.2927 outside typical survey area [-85.0, -40.0] (rows 7276, EVENTNO=7294)</w:t>
      </w:r>
    </w:p>
    <w:p w14:paraId="0CA70D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-86.2967 outside typical survey area [-85.0, -40.0] (rows 7277, EVENTNO=7295)</w:t>
      </w:r>
    </w:p>
    <w:p w14:paraId="7FC9DD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-86.3005 outside typical survey area [-85.0, -40.0] (rows 7278, EVENTNO=7296)</w:t>
      </w:r>
    </w:p>
    <w:p w14:paraId="7E48FC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-86.3045 outside typical survey area [-85.0, -40.0] (rows 7279, EVENTNO=7297)</w:t>
      </w:r>
    </w:p>
    <w:p w14:paraId="5111CF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-86.3083 outside typical survey area [-85.0, -40.0] (rows 7280, EVENTNO=7298)</w:t>
      </w:r>
    </w:p>
    <w:p w14:paraId="334EDE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-86.3123 outside typical survey area [-85.0, -40.0] (rows 7281, EVENTNO=7299)</w:t>
      </w:r>
    </w:p>
    <w:p w14:paraId="73B198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-86.3163 outside typical survey area [-85.0, -40.0] (rows 7282, EVENTNO=7300)</w:t>
      </w:r>
    </w:p>
    <w:p w14:paraId="7F33DF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-86.3203 outside typical survey area [-85.0, -40.0] (rows 7283, EVENTNO=7301)</w:t>
      </w:r>
    </w:p>
    <w:p w14:paraId="041902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-86.3243 outside typical survey area [-85.0, -40.0] (rows 7284, EVENTNO=7302)</w:t>
      </w:r>
    </w:p>
    <w:p w14:paraId="4E7595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-86.3283 outside typical survey area [-85.0, -40.0] (rows 7285, EVENTNO=7303)</w:t>
      </w:r>
    </w:p>
    <w:p w14:paraId="0FE899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-86.3323 outside typical survey area [-85.0, -40.0] (rows 7286, EVENTNO=7304)</w:t>
      </w:r>
    </w:p>
    <w:p w14:paraId="69554E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-86.3362 outside typical survey area [-85.0, -40.0] (rows 7287, EVENTNO=7305)</w:t>
      </w:r>
    </w:p>
    <w:p w14:paraId="08BD6B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-86.3403 outside typical survey area [-85.0, -40.0] (rows 7288, EVENTNO=7306)</w:t>
      </w:r>
    </w:p>
    <w:p w14:paraId="65DDD3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-86.3443 outside typical survey area [-85.0, -40.0] (rows 7289, EVENTNO=7307)</w:t>
      </w:r>
    </w:p>
    <w:p w14:paraId="0A11F1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-86.3485 outside typical survey area [-85.0, -40.0] (rows 7290, EVENTNO=7308)</w:t>
      </w:r>
    </w:p>
    <w:p w14:paraId="6D7619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-86.3525 outside typical survey area [-85.0, -40.0] (rows 7291, EVENTNO=7309)</w:t>
      </w:r>
    </w:p>
    <w:p w14:paraId="66AA9C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-86.3563 outside typical survey area [-85.0, -40.0] (rows 7292, EVENTNO=7310)</w:t>
      </w:r>
    </w:p>
    <w:p w14:paraId="3A4674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-86.3603 outside typical survey area [-85.0, -40.0] (rows 7293, EVENTNO=7311)</w:t>
      </w:r>
    </w:p>
    <w:p w14:paraId="3BDDC6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-86.3642 outside typical survey area [-85.0, -40.0] (rows 7294, EVENTNO=7312)</w:t>
      </w:r>
    </w:p>
    <w:p w14:paraId="462337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-86.3668 outside typical survey area [-85.0, -40.0] (rows 7295, EVENTNO=7313)</w:t>
      </w:r>
    </w:p>
    <w:p w14:paraId="50205E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-86.3695 outside typical survey area [-85.0, -40.0] (rows 7296, EVENTNO=7314)</w:t>
      </w:r>
    </w:p>
    <w:p w14:paraId="04CFB8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-86.3752 outside typical survey area [-85.0, -40.0] (rows 7297, EVENTNO=7315)</w:t>
      </w:r>
    </w:p>
    <w:p w14:paraId="2FF237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-86.3792 outside typical survey area [-85.0, -40.0] (rows 7298, EVENTNO=7316)</w:t>
      </w:r>
    </w:p>
    <w:p w14:paraId="7A3E0F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-86.383 outside typical survey area [-85.0, -40.0] (rows 7299, EVENTNO=7317)</w:t>
      </w:r>
    </w:p>
    <w:p w14:paraId="39D360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-86.387 outside typical survey area [-85.0, -40.0] (rows 7300, EVENTNO=7318)</w:t>
      </w:r>
    </w:p>
    <w:p w14:paraId="7D2FA9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-86.3913 outside typical survey area [-85.0, -40.0] (rows 7301, EVENTNO=7319)</w:t>
      </w:r>
    </w:p>
    <w:p w14:paraId="288F34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-86.3955 outside typical survey area [-85.0, -40.0] (rows 7302, EVENTNO=7320)</w:t>
      </w:r>
    </w:p>
    <w:p w14:paraId="18D2EE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-86.3995 outside typical survey area [-85.0, -40.0] (rows 7303, EVENTNO=7321)</w:t>
      </w:r>
    </w:p>
    <w:p w14:paraId="6F0E10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-86.4035 outside typical survey area [-85.0, -40.0] (rows 7304, EVENTNO=7322)</w:t>
      </w:r>
    </w:p>
    <w:p w14:paraId="0991DA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-86.4075 outside typical survey area [-85.0, -40.0] (rows 7305, EVENTNO=7323)</w:t>
      </w:r>
    </w:p>
    <w:p w14:paraId="3B75D2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-86.4123 outside typical survey area [-85.0, -40.0] (rows 7306, EVENTNO=7324)</w:t>
      </w:r>
    </w:p>
    <w:p w14:paraId="3210D4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-86.4163 outside typical survey area [-85.0, -40.0] (rows 7307, EVENTNO=7325)</w:t>
      </w:r>
    </w:p>
    <w:p w14:paraId="4AB8AD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-86.4203 outside typical survey area [-85.0, -40.0] (rows 7308, EVENTNO=7326)</w:t>
      </w:r>
    </w:p>
    <w:p w14:paraId="29D774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-86.4245 outside typical survey area [-85.0, -40.0] (rows 7309, EVENTNO=7327)</w:t>
      </w:r>
    </w:p>
    <w:p w14:paraId="498FE4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-86.4285 outside typical survey area [-85.0, -40.0] (rows 7310, EVENTNO=7328)</w:t>
      </w:r>
    </w:p>
    <w:p w14:paraId="304B02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-86.4327 outside typical survey area [-85.0, -40.0] (rows 7311, EVENTNO=7329)</w:t>
      </w:r>
    </w:p>
    <w:p w14:paraId="48B6F4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-86.4367 outside typical survey area [-85.0, -40.0] (rows 7312, EVENTNO=7330)</w:t>
      </w:r>
    </w:p>
    <w:p w14:paraId="2DDA01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-86.4407 outside typical survey area [-85.0, -40.0] (rows 7313, EVENTNO=7331)</w:t>
      </w:r>
    </w:p>
    <w:p w14:paraId="1F8367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-86.4452 outside typical survey area [-85.0, -40.0] (rows 7314, EVENTNO=7332)</w:t>
      </w:r>
    </w:p>
    <w:p w14:paraId="0F224C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-86.4492 outside typical survey area [-85.0, -40.0] (rows 7315, EVENTNO=7333)</w:t>
      </w:r>
    </w:p>
    <w:p w14:paraId="31D72D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-86.4533 outside typical survey area [-85.0, -40.0] (rows 7316, EVENTNO=7334)</w:t>
      </w:r>
    </w:p>
    <w:p w14:paraId="26E718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-86.4577 outside typical survey area [-85.0, -40.0] (rows 7317, EVENTNO=7335)</w:t>
      </w:r>
    </w:p>
    <w:p w14:paraId="0A9DC7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-86.4617 outside typical survey area [-85.0, -40.0] (rows 7318, EVENTNO=7336)</w:t>
      </w:r>
    </w:p>
    <w:p w14:paraId="620129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-86.4658 outside typical survey area [-85.0, -40.0] (rows 7319, EVENTNO=7337)</w:t>
      </w:r>
    </w:p>
    <w:p w14:paraId="61ACCE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-86.47 outside typical survey area [-85.0, -40.0] (rows 7320, EVENTNO=7338)</w:t>
      </w:r>
    </w:p>
    <w:p w14:paraId="3D892C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-86.4743 outside typical survey area [-85.0, -40.0] (rows 7321, EVENTNO=7339)</w:t>
      </w:r>
    </w:p>
    <w:p w14:paraId="527B70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-86.4783 outside typical survey area [-85.0, -40.0] (rows 7322, EVENTNO=7340)</w:t>
      </w:r>
    </w:p>
    <w:p w14:paraId="6496C85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-86.4825 outside typical survey area [-85.0, -40.0] (rows 7323, EVENTNO=7341)</w:t>
      </w:r>
    </w:p>
    <w:p w14:paraId="0790B1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-86.4868 outside typical survey area [-85.0, -40.0] (rows 7324, EVENTNO=7342)</w:t>
      </w:r>
    </w:p>
    <w:p w14:paraId="54F6A4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-86.49 outside typical survey area [-85.0, -40.0] (rows 7325, EVENTNO=7343)</w:t>
      </w:r>
    </w:p>
    <w:p w14:paraId="150D53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-86.4942 outside typical survey area [-85.0, -40.0] (rows 7326, EVENTNO=7344)</w:t>
      </w:r>
    </w:p>
    <w:p w14:paraId="3B562B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-86.4983 outside typical survey area [-85.0, -40.0] (rows 7327, EVENTNO=7345)</w:t>
      </w:r>
    </w:p>
    <w:p w14:paraId="73DC64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-86.5027 outside typical survey area [-85.0, -40.0] (rows 7328, EVENTNO=7346)</w:t>
      </w:r>
    </w:p>
    <w:p w14:paraId="68FD8A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-86.5068 outside typical survey area [-85.0, -40.0] (rows 7329, EVENTNO=7347)</w:t>
      </w:r>
    </w:p>
    <w:p w14:paraId="61A494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-86.5073 outside typical survey area [-85.0, -40.0] (rows 7330, EVENTNO=7348)</w:t>
      </w:r>
    </w:p>
    <w:p w14:paraId="01F4B0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-86.5115 outside typical survey area [-85.0, -40.0] (rows 7331, EVENTNO=7349)</w:t>
      </w:r>
    </w:p>
    <w:p w14:paraId="23217C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-86.5157 outside typical survey area [-85.0, -40.0] (rows 7332, EVENTNO=7350)</w:t>
      </w:r>
    </w:p>
    <w:p w14:paraId="56A67D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-86.5182 outside typical survey area [-85.0, -40.0] (rows 7333, EVENTNO=7351)</w:t>
      </w:r>
    </w:p>
    <w:p w14:paraId="4C2017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-86.5227 outside typical survey area [-85.0, -40.0] (rows 7334, EVENTNO=7352)</w:t>
      </w:r>
    </w:p>
    <w:p w14:paraId="0630AC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-86.5255 outside typical survey area [-85.0, -40.0] (rows 7335, EVENTNO=7353)</w:t>
      </w:r>
    </w:p>
    <w:p w14:paraId="144788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-86.5242 outside typical survey area [-85.0, -40.0] (rows 7336, EVENTNO=7354)</w:t>
      </w:r>
    </w:p>
    <w:p w14:paraId="17480C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-86.5247 outside typical survey area [-85.0, -40.0] (rows 7337, EVENTNO=7355)</w:t>
      </w:r>
    </w:p>
    <w:p w14:paraId="42059F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-86.5255 outside typical survey area [-85.0, -40.0] (rows 7338, EVENTNO=7356)</w:t>
      </w:r>
    </w:p>
    <w:p w14:paraId="6CCBCC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-86.5267 outside typical survey area [-85.0, -40.0] (rows 7339, EVENTNO=7357)</w:t>
      </w:r>
    </w:p>
    <w:p w14:paraId="6177C2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-86.5307 outside typical survey area [-85.0, -40.0] (rows 7340, EVENTNO=7358)</w:t>
      </w:r>
    </w:p>
    <w:p w14:paraId="4A8062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-86.533 outside typical survey area [-85.0, -40.0] (rows 7341, EVENTNO=7359)</w:t>
      </w:r>
    </w:p>
    <w:p w14:paraId="3A4881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-86.5373 outside typical survey area [-85.0, -40.0] (rows 7342, EVENTNO=7360)</w:t>
      </w:r>
    </w:p>
    <w:p w14:paraId="0A95A3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-86.5382 outside typical survey area [-85.0, -40.0] (rows 7343, EVENTNO=7361)</w:t>
      </w:r>
    </w:p>
    <w:p w14:paraId="29A553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-86.5405 outside typical survey area [-85.0, -40.0] (rows 7344, EVENTNO=7362)</w:t>
      </w:r>
    </w:p>
    <w:p w14:paraId="467984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-86.541 outside typical survey area [-85.0, -40.0] (rows 7345, EVENTNO=7363)</w:t>
      </w:r>
    </w:p>
    <w:p w14:paraId="3EDDAA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-86.5418 outside typical survey area [-85.0, -40.0] (rows 7346, EVENTNO=7364)</w:t>
      </w:r>
    </w:p>
    <w:p w14:paraId="58D35B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-86.5425 outside typical survey area [-85.0, -40.0] (rows 7347, EVENTNO=7365)</w:t>
      </w:r>
    </w:p>
    <w:p w14:paraId="3F6520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-86.5428 outside typical survey area [-85.0, -40.0] (rows 7348, EVENTNO=7366)</w:t>
      </w:r>
    </w:p>
    <w:p w14:paraId="25A1A7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-86.5435 outside typical survey area [-85.0, -40.0] (rows 7349, EVENTNO=7367)</w:t>
      </w:r>
    </w:p>
    <w:p w14:paraId="45A443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-86.5438 outside typical survey area [-85.0, -40.0] (rows 7350, EVENTNO=7368)</w:t>
      </w:r>
    </w:p>
    <w:p w14:paraId="49BB89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-86.5445 outside typical survey area [-85.0, -40.0] (rows 7351, EVENTNO=7369)</w:t>
      </w:r>
    </w:p>
    <w:p w14:paraId="3A9A02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-86.545 outside typical survey area [-85.0, -40.0] (rows 7352, EVENTNO=7370)</w:t>
      </w:r>
    </w:p>
    <w:p w14:paraId="416F2A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-86.5457 outside typical survey area [-85.0, -40.0] (rows 7353, EVENTNO=7371)</w:t>
      </w:r>
    </w:p>
    <w:p w14:paraId="60B384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-86.546 outside typical survey area [-85.0, -40.0] (rows 7354, EVENTNO=7372)</w:t>
      </w:r>
    </w:p>
    <w:p w14:paraId="61E775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-86.5465 outside typical survey area [-85.0, -40.0] (rows 7355, EVENTNO=7373)</w:t>
      </w:r>
    </w:p>
    <w:p w14:paraId="0798A4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-86.547 outside typical survey area [-85.0, -40.0] (rows 7356, EVENTNO=7374)</w:t>
      </w:r>
    </w:p>
    <w:p w14:paraId="05F5AF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-86.5475 outside typical survey area [-85.0, -40.0] (rows 7357, EVENTNO=7375)</w:t>
      </w:r>
    </w:p>
    <w:p w14:paraId="3D6123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-86.548 outside typical survey area [-85.0, -40.0] (rows 7358, EVENTNO=7376)</w:t>
      </w:r>
    </w:p>
    <w:p w14:paraId="529684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-86.5485 outside typical survey area [-85.0, -40.0] (rows 7359, EVENTNO=7377)</w:t>
      </w:r>
    </w:p>
    <w:p w14:paraId="736105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-86.5492 outside typical survey area [-85.0, -40.0] (rows 7360, EVENTNO=7378)</w:t>
      </w:r>
    </w:p>
    <w:p w14:paraId="6C1659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-86.5495 outside typical survey area [-85.0, -40.0] (rows 7361, EVENTNO=7379)</w:t>
      </w:r>
    </w:p>
    <w:p w14:paraId="306268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-86.5505 outside typical survey area [-85.0, -40.0] (rows 7362, EVENTNO=7380)</w:t>
      </w:r>
    </w:p>
    <w:p w14:paraId="4A60A1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-86.5538 outside typical survey area [-85.0, -40.0] (rows 7363, EVENTNO=7381)</w:t>
      </w:r>
    </w:p>
    <w:p w14:paraId="7828E4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-86.5582 outside typical survey area [-85.0, -40.0] (rows 7364, EVENTNO=7382)</w:t>
      </w:r>
    </w:p>
    <w:p w14:paraId="53C7D9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-86.5582 outside typical survey area [-85.0, -40.0] (rows 7365, EVENTNO=7383)</w:t>
      </w:r>
    </w:p>
    <w:p w14:paraId="34F708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-86.5625 outside typical survey area [-85.0, -40.0] (rows 7366, EVENTNO=7384)</w:t>
      </w:r>
    </w:p>
    <w:p w14:paraId="040785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-86.5665 outside typical survey area [-85.0, -40.0] (rows 7367, EVENTNO=7385)</w:t>
      </w:r>
    </w:p>
    <w:p w14:paraId="2F897F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-86.5705 outside typical survey area [-85.0, -40.0] (rows 7368, EVENTNO=7386)</w:t>
      </w:r>
    </w:p>
    <w:p w14:paraId="48EE0C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-86.5747 outside typical survey area [-85.0, -40.0] (rows 7369, EVENTNO=7387)</w:t>
      </w:r>
    </w:p>
    <w:p w14:paraId="6F5116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-86.5787 outside typical survey area [-85.0, -40.0] (rows 7370, EVENTNO=7388)</w:t>
      </w:r>
    </w:p>
    <w:p w14:paraId="14D64D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-86.5823 outside typical survey area [-85.0, -40.0] (rows 7371, EVENTNO=7389)</w:t>
      </w:r>
    </w:p>
    <w:p w14:paraId="7C5F9C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-86.5823 outside typical survey area [-85.0, -40.0] (rows 7372, EVENTNO=7390)</w:t>
      </w:r>
    </w:p>
    <w:p w14:paraId="7AFFB5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-86.5845 outside typical survey area [-85.0, -40.0] (rows 7373, EVENTNO=7391)</w:t>
      </w:r>
    </w:p>
    <w:p w14:paraId="3EDCC5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-86.585 outside typical survey area [-85.0, -40.0] (rows 7374, EVENTNO=7392)</w:t>
      </w:r>
    </w:p>
    <w:p w14:paraId="3682C2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-86.5875 outside typical survey area [-85.0, -40.0] (rows 7375, EVENTNO=7393)</w:t>
      </w:r>
    </w:p>
    <w:p w14:paraId="51770C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-86.5883 outside typical survey area [-85.0, -40.0] (rows 7376, EVENTNO=7394)</w:t>
      </w:r>
    </w:p>
    <w:p w14:paraId="5F2A84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-86.5887 outside typical survey area [-85.0, -40.0] (rows 7377, EVENTNO=7395)</w:t>
      </w:r>
    </w:p>
    <w:p w14:paraId="7D1B8A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-86.5898 outside typical survey area [-85.0, -40.0] (rows 7378, EVENTNO=7396)</w:t>
      </w:r>
    </w:p>
    <w:p w14:paraId="24AAB5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-86.5913 outside typical survey area [-85.0, -40.0] (rows 7379, EVENTNO=7397)</w:t>
      </w:r>
    </w:p>
    <w:p w14:paraId="43F33D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-86.5957 outside typical survey area [-85.0, -40.0] (rows 7380, EVENTNO=7398)</w:t>
      </w:r>
    </w:p>
    <w:p w14:paraId="6592FB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-86.5997 outside typical survey area [-85.0, -40.0] (rows 7381, EVENTNO=7399)</w:t>
      </w:r>
    </w:p>
    <w:p w14:paraId="52BDD6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-86.6043 outside typical survey area [-85.0, -40.0] (rows 7382, EVENTNO=7400)</w:t>
      </w:r>
    </w:p>
    <w:p w14:paraId="57E5C5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-86.6085 outside typical survey area [-85.0, -40.0] (rows 7383, EVENTNO=7401)</w:t>
      </w:r>
    </w:p>
    <w:p w14:paraId="24DB2E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-86.6127 outside typical survey area [-85.0, -40.0] (rows 7384, EVENTNO=7402)</w:t>
      </w:r>
    </w:p>
    <w:p w14:paraId="078508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-86.6142 outside typical survey area [-85.0, -40.0] (rows 7385, EVENTNO=7403)</w:t>
      </w:r>
    </w:p>
    <w:p w14:paraId="159365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-86.6195 outside typical survey area [-85.0, -40.0] (rows 7386, EVENTNO=7404)</w:t>
      </w:r>
    </w:p>
    <w:p w14:paraId="52B6D8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-86.6238 outside typical survey area [-85.0, -40.0] (rows 7387, EVENTNO=7405)</w:t>
      </w:r>
    </w:p>
    <w:p w14:paraId="4B894B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-86.6282 outside typical survey area [-85.0, -40.0] (rows 7388, EVENTNO=7406)</w:t>
      </w:r>
    </w:p>
    <w:p w14:paraId="6D1882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-86.6325 outside typical survey area [-85.0, -40.0] (rows 7389, EVENTNO=7407)</w:t>
      </w:r>
    </w:p>
    <w:p w14:paraId="604623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-86.6368 outside typical survey area [-85.0, -40.0] (rows 7390, EVENTNO=7408)</w:t>
      </w:r>
    </w:p>
    <w:p w14:paraId="7DC53B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-86.6413 outside typical survey area [-85.0, -40.0] (rows 7391, EVENTNO=7409)</w:t>
      </w:r>
    </w:p>
    <w:p w14:paraId="127677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-86.6457 outside typical survey area [-85.0, -40.0] (rows 7392, EVENTNO=7410)</w:t>
      </w:r>
    </w:p>
    <w:p w14:paraId="65D807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-86.6498 outside typical survey area [-85.0, -40.0] (rows 7393, EVENTNO=7411)</w:t>
      </w:r>
    </w:p>
    <w:p w14:paraId="2B97F8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-86.6542 outside typical survey area [-85.0, -40.0] (rows 7394, EVENTNO=7412)</w:t>
      </w:r>
    </w:p>
    <w:p w14:paraId="0032A3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-86.6583 outside typical survey area [-85.0, -40.0] (rows 7395, EVENTNO=7413)</w:t>
      </w:r>
    </w:p>
    <w:p w14:paraId="31AAE9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-86.6625 outside typical survey area [-85.0, -40.0] (rows 7396, EVENTNO=7414)</w:t>
      </w:r>
    </w:p>
    <w:p w14:paraId="04C668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-86.6668 outside typical survey area [-85.0, -40.0] (rows 7397, EVENTNO=7415)</w:t>
      </w:r>
    </w:p>
    <w:p w14:paraId="4AB613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-86.6712 outside typical survey area [-85.0, -40.0] (rows 7398, EVENTNO=7416)</w:t>
      </w:r>
    </w:p>
    <w:p w14:paraId="462205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-86.6753 outside typical survey area [-85.0, -40.0] (rows 7399, EVENTNO=7417)</w:t>
      </w:r>
    </w:p>
    <w:p w14:paraId="2238CB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-86.68 outside typical survey area [-85.0, -40.0] (rows 7400, EVENTNO=7418)</w:t>
      </w:r>
    </w:p>
    <w:p w14:paraId="77EA61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-86.6843 outside typical survey area [-85.0, -40.0] (rows 7401, EVENTNO=7419)</w:t>
      </w:r>
    </w:p>
    <w:p w14:paraId="75B3C0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-86.6887 outside typical survey area [-85.0, -40.0] (rows 7402, EVENTNO=7420)</w:t>
      </w:r>
    </w:p>
    <w:p w14:paraId="0BF3E8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-86.693 outside typical survey area [-85.0, -40.0] (rows 7403, EVENTNO=7421)</w:t>
      </w:r>
    </w:p>
    <w:p w14:paraId="2732B6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-86.6973 outside typical survey area [-85.0, -40.0] (rows 7404, EVENTNO=7422)</w:t>
      </w:r>
    </w:p>
    <w:p w14:paraId="5F9125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-86.7013 outside typical survey area [-85.0, -40.0] (rows 7405, EVENTNO=7423)</w:t>
      </w:r>
    </w:p>
    <w:p w14:paraId="5E6890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-86.7055 outside typical survey area [-85.0, -40.0] (rows 7406, EVENTNO=7424)</w:t>
      </w:r>
    </w:p>
    <w:p w14:paraId="6C6ECB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-86.7095 outside typical survey area [-85.0, -40.0] (rows 7407, EVENTNO=7425)</w:t>
      </w:r>
    </w:p>
    <w:p w14:paraId="717796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-86.7133 outside typical survey area [-85.0, -40.0] (rows 7408, EVENTNO=7426)</w:t>
      </w:r>
    </w:p>
    <w:p w14:paraId="13E63C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-86.7172 outside typical survey area [-85.0, -40.0] (rows 7409, EVENTNO=7427)</w:t>
      </w:r>
    </w:p>
    <w:p w14:paraId="02A9B1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-86.721 outside typical survey area [-85.0, -40.0] (rows 7410, EVENTNO=7428)</w:t>
      </w:r>
    </w:p>
    <w:p w14:paraId="43060F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-86.7248 outside typical survey area [-85.0, -40.0] (rows 7411, EVENTNO=7429)</w:t>
      </w:r>
    </w:p>
    <w:p w14:paraId="5A87F65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-86.7288 outside typical survey area [-85.0, -40.0] (rows 7412, EVENTNO=7430)</w:t>
      </w:r>
    </w:p>
    <w:p w14:paraId="2D0268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-86.7325 outside typical survey area [-85.0, -40.0] (rows 7413, EVENTNO=7431)</w:t>
      </w:r>
    </w:p>
    <w:p w14:paraId="5060C1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-86.7363 outside typical survey area [-85.0, -40.0] (rows 7414, EVENTNO=7432)</w:t>
      </w:r>
    </w:p>
    <w:p w14:paraId="2AE688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-86.74 outside typical survey area [-85.0, -40.0] (rows 7415, EVENTNO=7433)</w:t>
      </w:r>
    </w:p>
    <w:p w14:paraId="69213B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-86.7437 outside typical survey area [-85.0, -40.0] (rows 7416, EVENTNO=7434)</w:t>
      </w:r>
    </w:p>
    <w:p w14:paraId="3AF2B5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-86.7475 outside typical survey area [-85.0, -40.0] (rows 7417, EVENTNO=7435)</w:t>
      </w:r>
    </w:p>
    <w:p w14:paraId="0C1D1F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-86.7513 outside typical survey area [-85.0, -40.0] (rows 7418, EVENTNO=7436)</w:t>
      </w:r>
    </w:p>
    <w:p w14:paraId="54455C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-86.755 outside typical survey area [-85.0, -40.0] (rows 7419, EVENTNO=7437)</w:t>
      </w:r>
    </w:p>
    <w:p w14:paraId="03EA46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-86.7585 outside typical survey area [-85.0, -40.0] (rows 7420, EVENTNO=7438)</w:t>
      </w:r>
    </w:p>
    <w:p w14:paraId="4D8F4C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-86.7625 outside typical survey area [-85.0, -40.0] (rows 7421, EVENTNO=7439)</w:t>
      </w:r>
    </w:p>
    <w:p w14:paraId="0D821E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-86.7663 outside typical survey area [-85.0, -40.0] (rows 7422, EVENTNO=7440)</w:t>
      </w:r>
    </w:p>
    <w:p w14:paraId="53DEBF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-86.7703 outside typical survey area [-85.0, -40.0] (rows 7423, EVENTNO=7441)</w:t>
      </w:r>
    </w:p>
    <w:p w14:paraId="236F86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-86.7743 outside typical survey area [-85.0, -40.0] (rows 7424, EVENTNO=7442)</w:t>
      </w:r>
    </w:p>
    <w:p w14:paraId="088928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-86.7782 outside typical survey area [-85.0, -40.0] (rows 7425, EVENTNO=7443)</w:t>
      </w:r>
    </w:p>
    <w:p w14:paraId="10EE79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-86.782 outside typical survey area [-85.0, -40.0] (rows 7426, EVENTNO=7444)</w:t>
      </w:r>
    </w:p>
    <w:p w14:paraId="27C6F5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-86.7858 outside typical survey area [-85.0, -40.0] (rows 7427, EVENTNO=7445)</w:t>
      </w:r>
    </w:p>
    <w:p w14:paraId="16C9AD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-86.7885 outside typical survey area [-85.0, -40.0] (rows 7428, EVENTNO=7446)</w:t>
      </w:r>
    </w:p>
    <w:p w14:paraId="521C7D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-86.7925 outside typical survey area [-85.0, -40.0] (rows 7429, EVENTNO=7447)</w:t>
      </w:r>
    </w:p>
    <w:p w14:paraId="29F5C8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-86.7962 outside typical survey area [-85.0, -40.0] (rows 7430, EVENTNO=7448)</w:t>
      </w:r>
    </w:p>
    <w:p w14:paraId="552C82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 outside typical survey area [-85.0, -40.0] (rows 7431, EVENTNO=7449)</w:t>
      </w:r>
    </w:p>
    <w:p w14:paraId="27928F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-86.8037 outside typical survey area [-85.0, -40.0] (rows 7432, EVENTNO=7450)</w:t>
      </w:r>
    </w:p>
    <w:p w14:paraId="3C92D1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-86.8075 outside typical survey area [-85.0, -40.0] (rows 7433, EVENTNO=7451)</w:t>
      </w:r>
    </w:p>
    <w:p w14:paraId="677FF3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-86.8112 outside typical survey area [-85.0, -40.0] (rows 7434, EVENTNO=7452)</w:t>
      </w:r>
    </w:p>
    <w:p w14:paraId="32B097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-86.8148 outside typical survey area [-85.0, -40.0] (rows 7435, EVENTNO=7453)</w:t>
      </w:r>
    </w:p>
    <w:p w14:paraId="3BBFA3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-86.8187 outside typical survey area [-85.0, -40.0] (rows 7436, EVENTNO=7454)</w:t>
      </w:r>
    </w:p>
    <w:p w14:paraId="41F03C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-86.8225 outside typical survey area [-85.0, -40.0] (rows 7437, EVENTNO=7455)</w:t>
      </w:r>
    </w:p>
    <w:p w14:paraId="385342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-86.8263 outside typical survey area [-85.0, -40.0] (rows 7438, EVENTNO=7456)</w:t>
      </w:r>
    </w:p>
    <w:p w14:paraId="6D3B9F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-86.8302 outside typical survey area [-85.0, -40.0] (rows 7439, EVENTNO=7457)</w:t>
      </w:r>
    </w:p>
    <w:p w14:paraId="235429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-86.8338 outside typical survey area [-85.0, -40.0] (rows 7440, EVENTNO=7458)</w:t>
      </w:r>
    </w:p>
    <w:p w14:paraId="6EB5BC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-86.8373 outside typical survey area [-85.0, -40.0] (rows 7441, EVENTNO=7459)</w:t>
      </w:r>
    </w:p>
    <w:p w14:paraId="4D0B13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-86.841 outside typical survey area [-85.0, -40.0] (rows 7442, EVENTNO=7460)</w:t>
      </w:r>
    </w:p>
    <w:p w14:paraId="3D07E2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-86.8445 outside typical survey area [-85.0, -40.0] (rows 7443, EVENTNO=7461)</w:t>
      </w:r>
    </w:p>
    <w:p w14:paraId="7282A7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-86.8482 outside typical survey area [-85.0, -40.0] (rows 7444, EVENTNO=7462)</w:t>
      </w:r>
    </w:p>
    <w:p w14:paraId="194F85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-86.8488 outside typical survey area [-85.0, -40.0] (rows 7445, EVENTNO=7463)</w:t>
      </w:r>
    </w:p>
    <w:p w14:paraId="1AB5C9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-86.8538 outside typical survey area [-85.0, -40.0] (rows 7446, EVENTNO=7464)</w:t>
      </w:r>
    </w:p>
    <w:p w14:paraId="4B00E4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-86.8575 outside typical survey area [-85.0, -40.0] (rows 7447, EVENTNO=7465)</w:t>
      </w:r>
    </w:p>
    <w:p w14:paraId="7C5A80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-86.861 outside typical survey area [-85.0, -40.0] (rows 7448, EVENTNO=7466)</w:t>
      </w:r>
    </w:p>
    <w:p w14:paraId="36F548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-86.8617 outside typical survey area [-85.0, -40.0] (rows 7449, EVENTNO=7467)</w:t>
      </w:r>
    </w:p>
    <w:p w14:paraId="7AEFCD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-86.8652 outside typical survey area [-85.0, -40.0] (rows 7450, EVENTNO=7468)</w:t>
      </w:r>
    </w:p>
    <w:p w14:paraId="5CB754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-86.869 outside typical survey area [-85.0, -40.0] (rows 7451, EVENTNO=7469)</w:t>
      </w:r>
    </w:p>
    <w:p w14:paraId="0020F0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-86.8733 outside typical survey area [-85.0, -40.0] (rows 7452, EVENTNO=7470)</w:t>
      </w:r>
    </w:p>
    <w:p w14:paraId="0AAFE2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-86.877 outside typical survey area [-85.0, -40.0] (rows 7453, EVENTNO=7471)</w:t>
      </w:r>
    </w:p>
    <w:p w14:paraId="1887FC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-86.8812 outside typical survey area [-85.0, -40.0] (rows 7454, EVENTNO=7472)</w:t>
      </w:r>
    </w:p>
    <w:p w14:paraId="33FB4D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-86.8852 outside typical survey area [-85.0, -40.0] (rows 7455, EVENTNO=7473)</w:t>
      </w:r>
    </w:p>
    <w:p w14:paraId="4AC92E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-86.8892 outside typical survey area [-85.0, -40.0] (rows 7456, EVENTNO=7474)</w:t>
      </w:r>
    </w:p>
    <w:p w14:paraId="22FC78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-86.8932 outside typical survey area [-85.0, -40.0] (rows 7457, EVENTNO=7475)</w:t>
      </w:r>
    </w:p>
    <w:p w14:paraId="4AAB99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-86.8972 outside typical survey area [-85.0, -40.0] (rows 7458, EVENTNO=7476)</w:t>
      </w:r>
    </w:p>
    <w:p w14:paraId="3437BF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-86.9012 outside typical survey area [-85.0, -40.0] (rows 7459, EVENTNO=7477)</w:t>
      </w:r>
    </w:p>
    <w:p w14:paraId="59AD6D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-86.9048 outside typical survey area [-85.0, -40.0] (rows 7460, EVENTNO=7478)</w:t>
      </w:r>
    </w:p>
    <w:p w14:paraId="6D4E86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-86.9088 outside typical survey area [-85.0, -40.0] (rows 7461, EVENTNO=7479)</w:t>
      </w:r>
    </w:p>
    <w:p w14:paraId="789106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-86.913 outside typical survey area [-85.0, -40.0] (rows 7462, EVENTNO=7480)</w:t>
      </w:r>
    </w:p>
    <w:p w14:paraId="6EAC34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-86.917 outside typical survey area [-85.0, -40.0] (rows 7463, EVENTNO=7481)</w:t>
      </w:r>
    </w:p>
    <w:p w14:paraId="5F5D91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-86.9193 outside typical survey area [-85.0, -40.0] (rows 7464, EVENTNO=7482)</w:t>
      </w:r>
    </w:p>
    <w:p w14:paraId="23B43C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-86.9193 outside typical survey area [-85.0, -40.0] (rows 7465, EVENTNO=7483)</w:t>
      </w:r>
    </w:p>
    <w:p w14:paraId="547216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-86.9235 outside typical survey area [-85.0, -40.0] (rows 7466, EVENTNO=7484)</w:t>
      </w:r>
    </w:p>
    <w:p w14:paraId="37C3AB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-86.9275 outside typical survey area [-85.0, -40.0] (rows 7467, EVENTNO=7485)</w:t>
      </w:r>
    </w:p>
    <w:p w14:paraId="689A77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-86.9313 outside typical survey area [-85.0, -40.0] (rows 7468, EVENTNO=7486)</w:t>
      </w:r>
    </w:p>
    <w:p w14:paraId="08DFAE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-86.9352 outside typical survey area [-85.0, -40.0] (rows 7469, EVENTNO=7487)</w:t>
      </w:r>
    </w:p>
    <w:p w14:paraId="083DC7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-86.939 outside typical survey area [-85.0, -40.0] (rows 7470, EVENTNO=7488)</w:t>
      </w:r>
    </w:p>
    <w:p w14:paraId="45277F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-86.9428 outside typical survey area [-85.0, -40.0] (rows 7471, EVENTNO=7489)</w:t>
      </w:r>
    </w:p>
    <w:p w14:paraId="174040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-86.9467 outside typical survey area [-85.0, -40.0] (rows 7472, EVENTNO=7490)</w:t>
      </w:r>
    </w:p>
    <w:p w14:paraId="16FD00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-86.9507 outside typical survey area [-85.0, -40.0] (rows 7473, EVENTNO=7491)</w:t>
      </w:r>
    </w:p>
    <w:p w14:paraId="031223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-86.9545 outside typical survey area [-85.0, -40.0] (rows 7474, EVENTNO=7492)</w:t>
      </w:r>
    </w:p>
    <w:p w14:paraId="69F1AB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-86.9582 outside typical survey area [-85.0, -40.0] (rows 7475, EVENTNO=7493)</w:t>
      </w:r>
    </w:p>
    <w:p w14:paraId="774598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-86.962 outside typical survey area [-85.0, -40.0] (rows 7476, EVENTNO=7494)</w:t>
      </w:r>
    </w:p>
    <w:p w14:paraId="43EB89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-86.9657 outside typical survey area [-85.0, -40.0] (rows 7477, EVENTNO=7495)</w:t>
      </w:r>
    </w:p>
    <w:p w14:paraId="3E022D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-86.9693 outside typical survey area [-85.0, -40.0] (rows 7478, EVENTNO=7496)</w:t>
      </w:r>
    </w:p>
    <w:p w14:paraId="74974F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-86.973 outside typical survey area [-85.0, -40.0] (rows 7479, EVENTNO=7497)</w:t>
      </w:r>
    </w:p>
    <w:p w14:paraId="6BD690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-86.9768 outside typical survey area [-85.0, -40.0] (rows 7480, EVENTNO=7498)</w:t>
      </w:r>
    </w:p>
    <w:p w14:paraId="217A32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-86.9807 outside typical survey area [-85.0, -40.0] (rows 7481, EVENTNO=7499)</w:t>
      </w:r>
    </w:p>
    <w:p w14:paraId="67F685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-86.9842 outside typical survey area [-85.0, -40.0] (rows 7482, EVENTNO=7500)</w:t>
      </w:r>
    </w:p>
    <w:p w14:paraId="776DDA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-86.9882 outside typical survey area [-85.0, -40.0] (rows 7483, EVENTNO=7501)</w:t>
      </w:r>
    </w:p>
    <w:p w14:paraId="4C65F7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-86.9918 outside typical survey area [-85.0, -40.0] (rows 7484, EVENTNO=7502)</w:t>
      </w:r>
    </w:p>
    <w:p w14:paraId="7ED16D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-86.9955 outside typical survey area [-85.0, -40.0] (rows 7485, EVENTNO=7503)</w:t>
      </w:r>
    </w:p>
    <w:p w14:paraId="435574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-86.9992 outside typical survey area [-85.0, -40.0] (rows 7486, EVENTNO=7504)</w:t>
      </w:r>
    </w:p>
    <w:p w14:paraId="4066B5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-87.0028 outside typical survey area [-85.0, -40.0] (rows 7487, EVENTNO=7505)</w:t>
      </w:r>
    </w:p>
    <w:p w14:paraId="3F583C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-87.0065 outside typical survey area [-85.0, -40.0] (rows 7488, EVENTNO=7506)</w:t>
      </w:r>
    </w:p>
    <w:p w14:paraId="3715F6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-87.0087 outside typical survey area [-85.0, -40.0] (rows 7489, EVENTNO=7507)</w:t>
      </w:r>
    </w:p>
    <w:p w14:paraId="60AFE3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SURFTEMP: SURFTEMP &gt;38Â°C - above typical ocean maximum (rows 1902, EVENTNO=1903)</w:t>
      </w:r>
    </w:p>
    <w:p w14:paraId="23BCF044" w14:textId="142F4F8B" w:rsidR="00CE6878" w:rsidRDefault="00CE6878" w:rsidP="00C63700">
      <w:pPr>
        <w:pStyle w:val="PlainText"/>
        <w:rPr>
          <w:ins w:id="235" w:author="Robert Kenney" w:date="2026-07-03T14:30:00Z" w16du:dateUtc="2026-07-03T18:30:00Z"/>
          <w:rFonts w:ascii="Courier New" w:hAnsi="Courier New" w:cs="Courier New"/>
        </w:rPr>
      </w:pPr>
      <w:ins w:id="236" w:author="Robert Kenney" w:date="2026-07-03T14:29:00Z" w16du:dateUtc="2026-07-03T18:29:00Z">
        <w:r>
          <w:rPr>
            <w:rFonts w:ascii="Courier New" w:hAnsi="Courier New" w:cs="Courier New"/>
          </w:rPr>
          <w:t>NOAA cruise data</w:t>
        </w:r>
      </w:ins>
      <w:ins w:id="237" w:author="Robert Kenney" w:date="2026-07-03T14:30:00Z" w16du:dateUtc="2026-07-03T18:30:00Z">
        <w:r>
          <w:rPr>
            <w:rFonts w:ascii="Courier New" w:hAnsi="Courier New" w:cs="Courier New"/>
          </w:rPr>
          <w:t xml:space="preserve"> </w:t>
        </w:r>
      </w:ins>
      <w:ins w:id="238" w:author="Robert Kenney" w:date="2026-07-03T14:35:00Z" w16du:dateUtc="2026-07-03T18:35:00Z">
        <w:r>
          <w:rPr>
            <w:rFonts w:ascii="Courier New" w:hAnsi="Courier New" w:cs="Courier New"/>
          </w:rPr>
          <w:t>i</w:t>
        </w:r>
      </w:ins>
      <w:ins w:id="239" w:author="Robert Kenney" w:date="2026-07-03T14:36:00Z" w16du:dateUtc="2026-07-03T18:36:00Z">
        <w:r>
          <w:rPr>
            <w:rFonts w:ascii="Courier New" w:hAnsi="Courier New" w:cs="Courier New"/>
          </w:rPr>
          <w:t xml:space="preserve">n the Gulf of Mexico </w:t>
        </w:r>
      </w:ins>
      <w:ins w:id="240" w:author="Robert Kenney" w:date="2026-07-03T14:30:00Z" w16du:dateUtc="2026-07-03T18:30:00Z">
        <w:r>
          <w:rPr>
            <w:rFonts w:ascii="Courier New" w:hAnsi="Courier New" w:cs="Courier New"/>
          </w:rPr>
          <w:t>provided to Geo-Marine for use in Navy project.</w:t>
        </w:r>
      </w:ins>
      <w:ins w:id="241" w:author="Robert Kenney" w:date="2026-07-03T14:38:00Z" w16du:dateUtc="2026-07-03T18:38:00Z">
        <w:r>
          <w:rPr>
            <w:rFonts w:ascii="Courier New" w:hAnsi="Courier New" w:cs="Courier New"/>
          </w:rPr>
          <w:t xml:space="preserve"> This temp is clearly out to lunch. The other two that same day were 20.7 and 21.1. </w:t>
        </w:r>
      </w:ins>
      <w:ins w:id="242" w:author="Robert Kenney" w:date="2026-07-03T14:39:00Z" w16du:dateUtc="2026-07-03T18:39:00Z">
        <w:r w:rsidRPr="00CE6878">
          <w:rPr>
            <w:rFonts w:ascii="Courier New" w:hAnsi="Courier New" w:cs="Courier New"/>
            <w:highlight w:val="cyan"/>
            <w:rPrChange w:id="243" w:author="Robert Kenney" w:date="2026-07-03T14:39:00Z" w16du:dateUtc="2026-07-03T18:39:00Z">
              <w:rPr>
                <w:rFonts w:ascii="Courier New" w:hAnsi="Courier New" w:cs="Courier New"/>
              </w:rPr>
            </w:rPrChange>
          </w:rPr>
          <w:t>I’m just going to change it to missing (though nobody ever uses those data any more anyway</w:t>
        </w:r>
      </w:ins>
      <w:ins w:id="244" w:author="Robert Kenney" w:date="2026-07-06T13:24:00Z" w16du:dateUtc="2026-07-06T17:24:00Z">
        <w:r w:rsidR="00365450">
          <w:rPr>
            <w:rFonts w:ascii="Courier New" w:hAnsi="Courier New" w:cs="Courier New"/>
            <w:highlight w:val="cyan"/>
          </w:rPr>
          <w:t xml:space="preserve"> given the easy availability of satellite datasets</w:t>
        </w:r>
      </w:ins>
      <w:ins w:id="245" w:author="Robert Kenney" w:date="2026-07-03T14:39:00Z" w16du:dateUtc="2026-07-03T18:39:00Z">
        <w:r w:rsidRPr="00CE6878">
          <w:rPr>
            <w:rFonts w:ascii="Courier New" w:hAnsi="Courier New" w:cs="Courier New"/>
            <w:highlight w:val="cyan"/>
            <w:rPrChange w:id="246" w:author="Robert Kenney" w:date="2026-07-03T14:39:00Z" w16du:dateUtc="2026-07-03T18:39:00Z">
              <w:rPr>
                <w:rFonts w:ascii="Courier New" w:hAnsi="Courier New" w:cs="Courier New"/>
              </w:rPr>
            </w:rPrChange>
          </w:rPr>
          <w:t>)</w:t>
        </w:r>
        <w:r>
          <w:rPr>
            <w:rFonts w:ascii="Courier New" w:hAnsi="Courier New" w:cs="Courier New"/>
          </w:rPr>
          <w:t>.</w:t>
        </w:r>
      </w:ins>
    </w:p>
    <w:p w14:paraId="56B899AB" w14:textId="6CEEE465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2EC16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63A57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15:31:20] a111310</w:t>
      </w:r>
    </w:p>
    <w:p w14:paraId="77302C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E2153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2F7DFC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F4B29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193B0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9F37F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7D5DB4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EE31E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A2503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"UNMM" (rows 3654)</w:t>
      </w:r>
    </w:p>
    <w:p w14:paraId="4C395D3B" w14:textId="3A24A4C1" w:rsidR="00BB2C87" w:rsidRDefault="00BB2C87" w:rsidP="00C63700">
      <w:pPr>
        <w:pStyle w:val="PlainText"/>
        <w:rPr>
          <w:ins w:id="247" w:author="Robert Kenney" w:date="2026-07-03T14:47:00Z" w16du:dateUtc="2026-07-03T18:47:00Z"/>
          <w:rFonts w:ascii="Courier New" w:hAnsi="Courier New" w:cs="Courier New"/>
        </w:rPr>
      </w:pPr>
      <w:ins w:id="248" w:author="Robert Kenney" w:date="2026-07-03T14:46:00Z" w16du:dateUtc="2026-07-03T18:46:00Z">
        <w:r>
          <w:rPr>
            <w:rFonts w:ascii="Courier New" w:hAnsi="Courier New" w:cs="Courier New"/>
          </w:rPr>
          <w:t xml:space="preserve">UNMM = unidentified marine </w:t>
        </w:r>
      </w:ins>
      <w:ins w:id="249" w:author="Robert Kenney" w:date="2026-07-03T14:47:00Z" w16du:dateUtc="2026-07-03T18:47:00Z">
        <w:r>
          <w:rPr>
            <w:rFonts w:ascii="Courier New" w:hAnsi="Courier New" w:cs="Courier New"/>
          </w:rPr>
          <w:t>mammal</w:t>
        </w:r>
      </w:ins>
      <w:ins w:id="250" w:author="Robert Kenney" w:date="2026-07-03T14:52:00Z" w16du:dateUtc="2026-07-03T18:52:00Z">
        <w:r>
          <w:rPr>
            <w:rFonts w:ascii="Courier New" w:hAnsi="Courier New" w:cs="Courier New"/>
          </w:rPr>
          <w:t xml:space="preserve"> (generally something small that could be a harbor porpoise or a seal)</w:t>
        </w:r>
      </w:ins>
      <w:ins w:id="251" w:author="Robert Kenney" w:date="2026-07-03T15:06:00Z" w16du:dateUtc="2026-07-03T19:06:00Z">
        <w:r w:rsidR="001C2B0F">
          <w:rPr>
            <w:rFonts w:ascii="Courier New" w:hAnsi="Courier New" w:cs="Courier New"/>
          </w:rPr>
          <w:t xml:space="preserve">. </w:t>
        </w:r>
        <w:r w:rsidR="001C2B0F" w:rsidRPr="001C2B0F">
          <w:rPr>
            <w:rFonts w:ascii="Courier New" w:hAnsi="Courier New" w:cs="Courier New"/>
            <w:highlight w:val="yellow"/>
            <w:rPrChange w:id="252" w:author="Robert Kenney" w:date="2026-07-03T15:06:00Z" w16du:dateUtc="2026-07-03T19:06:00Z">
              <w:rPr>
                <w:rFonts w:ascii="Courier New" w:hAnsi="Courier New" w:cs="Courier New"/>
              </w:rPr>
            </w:rPrChange>
          </w:rPr>
          <w:t xml:space="preserve">[no EVENTNO </w:t>
        </w:r>
        <w:proofErr w:type="spellStart"/>
        <w:r w:rsidR="001C2B0F" w:rsidRPr="001C2B0F">
          <w:rPr>
            <w:rFonts w:ascii="Courier New" w:hAnsi="Courier New" w:cs="Courier New"/>
            <w:highlight w:val="yellow"/>
            <w:rPrChange w:id="253" w:author="Robert Kenney" w:date="2026-07-03T15:06:00Z" w16du:dateUtc="2026-07-03T19:06:00Z">
              <w:rPr>
                <w:rFonts w:ascii="Courier New" w:hAnsi="Courier New" w:cs="Courier New"/>
              </w:rPr>
            </w:rPrChange>
          </w:rPr>
          <w:t>any more</w:t>
        </w:r>
        <w:proofErr w:type="spellEnd"/>
        <w:r w:rsidR="001C2B0F" w:rsidRPr="001C2B0F">
          <w:rPr>
            <w:rFonts w:ascii="Courier New" w:hAnsi="Courier New" w:cs="Courier New"/>
            <w:highlight w:val="yellow"/>
            <w:rPrChange w:id="254" w:author="Robert Kenney" w:date="2026-07-03T15:06:00Z" w16du:dateUtc="2026-07-03T19:06:00Z">
              <w:rPr>
                <w:rFonts w:ascii="Courier New" w:hAnsi="Courier New" w:cs="Courier New"/>
              </w:rPr>
            </w:rPrChange>
          </w:rPr>
          <w:t>?]</w:t>
        </w:r>
      </w:ins>
    </w:p>
    <w:p w14:paraId="38FA4960" w14:textId="399CB786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4DDB8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8F32B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15:31:20] a111330</w:t>
      </w:r>
    </w:p>
    <w:p w14:paraId="23D6A2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C1E82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3988F5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63E2B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A0E1F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ADF19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5BD8C9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26AF5E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0B6D7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TAXCODE: TAXCODE mismatch: got 4, expected 9 for SPECCODE "UNMM" (rows 119)</w:t>
      </w:r>
    </w:p>
    <w:p w14:paraId="2A779A77" w14:textId="508A73AF" w:rsidR="00BB2C87" w:rsidRDefault="00BB2C87" w:rsidP="00C63700">
      <w:pPr>
        <w:pStyle w:val="PlainText"/>
        <w:rPr>
          <w:ins w:id="255" w:author="Robert Kenney" w:date="2026-07-03T14:47:00Z" w16du:dateUtc="2026-07-03T18:47:00Z"/>
          <w:rFonts w:ascii="Courier New" w:hAnsi="Courier New" w:cs="Courier New"/>
        </w:rPr>
      </w:pPr>
      <w:ins w:id="256" w:author="Robert Kenney" w:date="2026-07-03T14:47:00Z" w16du:dateUtc="2026-07-03T18:47:00Z">
        <w:r>
          <w:rPr>
            <w:rFonts w:ascii="Courier New" w:hAnsi="Courier New" w:cs="Courier New"/>
          </w:rPr>
          <w:t>Done and dusted</w:t>
        </w:r>
      </w:ins>
      <w:ins w:id="257" w:author="Robert Kenney" w:date="2026-07-03T14:51:00Z" w16du:dateUtc="2026-07-03T18:51:00Z">
        <w:r>
          <w:rPr>
            <w:rFonts w:ascii="Courier New" w:hAnsi="Courier New" w:cs="Courier New"/>
          </w:rPr>
          <w:t xml:space="preserve"> (I’m ignoring any more of these)</w:t>
        </w:r>
      </w:ins>
    </w:p>
    <w:p w14:paraId="7183D7EE" w14:textId="2885A780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9FFAA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03B6B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15:31:21] a119015</w:t>
      </w:r>
    </w:p>
    <w:p w14:paraId="52931B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0812E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26DAB1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ED9EC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94CFD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9B0A7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290DAB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C84B7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A92F0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"UNMM" (rows 281)</w:t>
      </w:r>
    </w:p>
    <w:p w14:paraId="5216A4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9C314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BEB20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15:31:22] a122196</w:t>
      </w:r>
    </w:p>
    <w:p w14:paraId="66581E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DA026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3FD87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035AB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60A7F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BB8E6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4F63E9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6FA005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FEC13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19 (rows [402;407])</w:t>
      </w:r>
    </w:p>
    <w:p w14:paraId="5E98FEE5" w14:textId="47F5E508" w:rsidR="001C2B0F" w:rsidRDefault="001C2B0F" w:rsidP="00C63700">
      <w:pPr>
        <w:pStyle w:val="PlainText"/>
        <w:rPr>
          <w:ins w:id="258" w:author="Robert Kenney" w:date="2026-07-03T14:59:00Z" w16du:dateUtc="2026-07-03T18:59:00Z"/>
          <w:rFonts w:ascii="Courier New" w:hAnsi="Courier New" w:cs="Courier New"/>
        </w:rPr>
      </w:pPr>
      <w:ins w:id="259" w:author="Robert Kenney" w:date="2026-07-03T14:57:00Z" w16du:dateUtc="2026-07-03T18:57:00Z">
        <w:r>
          <w:rPr>
            <w:rFonts w:ascii="Courier New" w:hAnsi="Courier New" w:cs="Courier New"/>
          </w:rPr>
          <w:t xml:space="preserve">Then you have </w:t>
        </w:r>
      </w:ins>
      <w:ins w:id="260" w:author="Robert Kenney" w:date="2026-07-03T14:58:00Z" w16du:dateUtc="2026-07-03T18:58:00Z">
        <w:r>
          <w:rPr>
            <w:rFonts w:ascii="Courier New" w:hAnsi="Courier New" w:cs="Courier New"/>
          </w:rPr>
          <w:t>an old table. ANHEAD 21 = stationary but not anchored (vessels only) and ANHEAD</w:t>
        </w:r>
      </w:ins>
      <w:ins w:id="261" w:author="Robert Kenney" w:date="2026-07-03T14:59:00Z" w16du:dateUtc="2026-07-03T18:59:00Z">
        <w:r>
          <w:rPr>
            <w:rFonts w:ascii="Courier New" w:hAnsi="Courier New" w:cs="Courier New"/>
          </w:rPr>
          <w:t xml:space="preserve"> 22 = anchored.</w:t>
        </w:r>
      </w:ins>
      <w:ins w:id="262" w:author="Robert Kenney" w:date="2026-07-03T15:01:00Z" w16du:dateUtc="2026-07-03T19:01:00Z">
        <w:r>
          <w:rPr>
            <w:rFonts w:ascii="Courier New" w:hAnsi="Courier New" w:cs="Courier New"/>
          </w:rPr>
          <w:t xml:space="preserve"> Only 21 is used in this file.</w:t>
        </w:r>
      </w:ins>
    </w:p>
    <w:p w14:paraId="1EC24A8B" w14:textId="1B81D36F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EB280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1021F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15:31:23] a221205</w:t>
      </w:r>
    </w:p>
    <w:p w14:paraId="098B55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14E13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B3FC2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80860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45AE0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D69CE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0F1838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2F365C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Details:</w:t>
      </w:r>
    </w:p>
    <w:p w14:paraId="537E5D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STRIP: STRIP contains invalid value(s) not in STRIP lookup table: [45 41 61 49 50] ... (+27 more values) (+69 more rows) (rows [12;17;18;19;23])</w:t>
      </w:r>
    </w:p>
    <w:p w14:paraId="472C9E76" w14:textId="77777777" w:rsidR="001C2B0F" w:rsidRDefault="001C2B0F" w:rsidP="00C63700">
      <w:pPr>
        <w:pStyle w:val="PlainText"/>
        <w:rPr>
          <w:ins w:id="263" w:author="Robert Kenney" w:date="2026-07-03T15:05:00Z" w16du:dateUtc="2026-07-03T19:05:00Z"/>
          <w:rFonts w:ascii="Courier New" w:hAnsi="Courier New" w:cs="Courier New"/>
        </w:rPr>
      </w:pPr>
      <w:ins w:id="264" w:author="Robert Kenney" w:date="2026-07-03T15:04:00Z" w16du:dateUtc="2026-07-03T19:04:00Z">
        <w:r w:rsidRPr="001C2B0F">
          <w:rPr>
            <w:rFonts w:ascii="Courier New" w:hAnsi="Courier New" w:cs="Courier New"/>
            <w:highlight w:val="cyan"/>
            <w:rPrChange w:id="265" w:author="Robert Kenney" w:date="2026-07-03T15:05:00Z" w16du:dateUtc="2026-07-03T19:05:00Z">
              <w:rPr>
                <w:rFonts w:ascii="Courier New" w:hAnsi="Courier New" w:cs="Courier New"/>
              </w:rPr>
            </w:rPrChange>
          </w:rPr>
          <w:t>All STRIPs changed to missing (being used temporarily during the switch to A</w:t>
        </w:r>
      </w:ins>
      <w:ins w:id="266" w:author="Robert Kenney" w:date="2026-07-03T15:05:00Z" w16du:dateUtc="2026-07-03T19:05:00Z">
        <w:r w:rsidRPr="001C2B0F">
          <w:rPr>
            <w:rFonts w:ascii="Courier New" w:hAnsi="Courier New" w:cs="Courier New"/>
            <w:highlight w:val="cyan"/>
            <w:rPrChange w:id="267" w:author="Robert Kenney" w:date="2026-07-03T15:05:00Z" w16du:dateUtc="2026-07-03T19:05:00Z">
              <w:rPr>
                <w:rFonts w:ascii="Courier New" w:hAnsi="Courier New" w:cs="Courier New"/>
              </w:rPr>
            </w:rPrChange>
          </w:rPr>
          <w:t>NGLEL and ANGLER (which are all there)</w:t>
        </w:r>
      </w:ins>
    </w:p>
    <w:p w14:paraId="31D38F7E" w14:textId="07F46E00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C34AD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BF630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15:31:24] a321140</w:t>
      </w:r>
    </w:p>
    <w:p w14:paraId="1EAB2E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8263A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5D8D18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8E182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E5AE3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FD92B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195E61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4DA6D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A9A6B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STRIP: STRIP contains invalid value(s) not in STRIP lookup table: [27 25 19 40 30] ... (+2 more values) (+2 more rows) (rows [137;332;726;976;1057])</w:t>
      </w:r>
    </w:p>
    <w:p w14:paraId="326F202F" w14:textId="77777777" w:rsidR="005B4A84" w:rsidRDefault="005B4A84" w:rsidP="00C63700">
      <w:pPr>
        <w:pStyle w:val="PlainText"/>
        <w:rPr>
          <w:ins w:id="268" w:author="Robert Kenney" w:date="2026-07-03T15:08:00Z" w16du:dateUtc="2026-07-03T19:08:00Z"/>
          <w:rFonts w:ascii="Courier New" w:hAnsi="Courier New" w:cs="Courier New"/>
        </w:rPr>
      </w:pPr>
      <w:ins w:id="269" w:author="Robert Kenney" w:date="2026-07-03T15:08:00Z" w16du:dateUtc="2026-07-03T19:08:00Z">
        <w:r w:rsidRPr="005B4A84">
          <w:rPr>
            <w:rFonts w:ascii="Courier New" w:hAnsi="Courier New" w:cs="Courier New"/>
            <w:highlight w:val="cyan"/>
            <w:rPrChange w:id="270" w:author="Robert Kenney" w:date="2026-07-03T15:09:00Z" w16du:dateUtc="2026-07-03T19:09:00Z">
              <w:rPr>
                <w:rFonts w:ascii="Courier New" w:hAnsi="Courier New" w:cs="Courier New"/>
              </w:rPr>
            </w:rPrChange>
          </w:rPr>
          <w:t>Same again</w:t>
        </w:r>
      </w:ins>
    </w:p>
    <w:p w14:paraId="710D85EA" w14:textId="48D1C49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ED75E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752A9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15:31:24] a321143</w:t>
      </w:r>
    </w:p>
    <w:p w14:paraId="594802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A8FD0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3A3E9E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F4469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E893D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2134C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397A76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2A1301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6277B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STRIP: STRIP contains invalid value(s) not in STRIP lookup table: [35 52 55 44 59] ... (+39 more values) (+73 more rows) (rows [175;231;295;693;782])</w:t>
      </w:r>
    </w:p>
    <w:p w14:paraId="4665E4A3" w14:textId="77777777" w:rsidR="005B4A84" w:rsidRDefault="005B4A84" w:rsidP="005B4A84">
      <w:pPr>
        <w:pStyle w:val="PlainText"/>
        <w:rPr>
          <w:ins w:id="271" w:author="Robert Kenney" w:date="2026-07-03T15:10:00Z" w16du:dateUtc="2026-07-03T19:10:00Z"/>
          <w:rFonts w:ascii="Courier New" w:hAnsi="Courier New" w:cs="Courier New"/>
        </w:rPr>
      </w:pPr>
      <w:ins w:id="272" w:author="Robert Kenney" w:date="2026-07-03T15:10:00Z" w16du:dateUtc="2026-07-03T19:10:00Z">
        <w:r w:rsidRPr="001D54D8">
          <w:rPr>
            <w:rFonts w:ascii="Courier New" w:hAnsi="Courier New" w:cs="Courier New"/>
            <w:highlight w:val="cyan"/>
          </w:rPr>
          <w:t>Same again</w:t>
        </w:r>
      </w:ins>
    </w:p>
    <w:p w14:paraId="23BF00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19316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2C00E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15:31:25] a321171</w:t>
      </w:r>
    </w:p>
    <w:p w14:paraId="0CE667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E1A8E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5BD4C1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C03E6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CAE2F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14E6B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08836A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34AB1B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351EA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STRIP: STRIP contains invalid value(s) not in STRIP lookup table: [35 32 37 68 18] ... (+19 more values) (+35 more rows) (rows [81;85;291;486;508])</w:t>
      </w:r>
    </w:p>
    <w:p w14:paraId="74F55389" w14:textId="77777777" w:rsidR="005B4A84" w:rsidRDefault="005B4A84" w:rsidP="005B4A84">
      <w:pPr>
        <w:pStyle w:val="PlainText"/>
        <w:rPr>
          <w:ins w:id="273" w:author="Robert Kenney" w:date="2026-07-03T15:10:00Z" w16du:dateUtc="2026-07-03T19:10:00Z"/>
          <w:rFonts w:ascii="Courier New" w:hAnsi="Courier New" w:cs="Courier New"/>
        </w:rPr>
      </w:pPr>
      <w:ins w:id="274" w:author="Robert Kenney" w:date="2026-07-03T15:10:00Z" w16du:dateUtc="2026-07-03T19:10:00Z">
        <w:r w:rsidRPr="001D54D8">
          <w:rPr>
            <w:rFonts w:ascii="Courier New" w:hAnsi="Courier New" w:cs="Courier New"/>
            <w:highlight w:val="cyan"/>
          </w:rPr>
          <w:t>Same again</w:t>
        </w:r>
      </w:ins>
    </w:p>
    <w:p w14:paraId="18AC9F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17251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9B6DE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15:31:26] a321175</w:t>
      </w:r>
    </w:p>
    <w:p w14:paraId="4785DD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59FF1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140316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571CA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974C7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028E7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1C56B0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4BA9E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6563C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STRIP: STRIP contains invalid value(s) not in STRIP lookup table: [60 58 35 27 75] ... (+17 more values) (+29 more rows) (rows [34;86;114;132;135])</w:t>
      </w:r>
    </w:p>
    <w:p w14:paraId="56CBE265" w14:textId="77777777" w:rsidR="005B4A84" w:rsidRDefault="005B4A84" w:rsidP="005B4A84">
      <w:pPr>
        <w:pStyle w:val="PlainText"/>
        <w:rPr>
          <w:ins w:id="275" w:author="Robert Kenney" w:date="2026-07-03T15:10:00Z" w16du:dateUtc="2026-07-03T19:10:00Z"/>
          <w:rFonts w:ascii="Courier New" w:hAnsi="Courier New" w:cs="Courier New"/>
        </w:rPr>
      </w:pPr>
      <w:ins w:id="276" w:author="Robert Kenney" w:date="2026-07-03T15:10:00Z" w16du:dateUtc="2026-07-03T19:10:00Z">
        <w:r w:rsidRPr="001D54D8">
          <w:rPr>
            <w:rFonts w:ascii="Courier New" w:hAnsi="Courier New" w:cs="Courier New"/>
            <w:highlight w:val="cyan"/>
          </w:rPr>
          <w:t>Same again</w:t>
        </w:r>
      </w:ins>
    </w:p>
    <w:p w14:paraId="7554D0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1C83B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994A8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15:31:26] a321201</w:t>
      </w:r>
    </w:p>
    <w:p w14:paraId="2723BC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1160F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66CCA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6947E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9C22A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8EF19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37ABCF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53CE6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C53B2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STRIP: STRIP contains invalid value(s) not in STRIP lookup table: [61 55 57 64 51] ... (+23 more values) (+37 more rows) (rows [270;671;1012;1124;1208])</w:t>
      </w:r>
    </w:p>
    <w:p w14:paraId="4ED1FA3C" w14:textId="77777777" w:rsidR="005B4A84" w:rsidRDefault="005B4A84" w:rsidP="005B4A84">
      <w:pPr>
        <w:pStyle w:val="PlainText"/>
        <w:rPr>
          <w:ins w:id="277" w:author="Robert Kenney" w:date="2026-07-03T15:12:00Z" w16du:dateUtc="2026-07-03T19:12:00Z"/>
          <w:rFonts w:ascii="Courier New" w:hAnsi="Courier New" w:cs="Courier New"/>
        </w:rPr>
      </w:pPr>
      <w:ins w:id="278" w:author="Robert Kenney" w:date="2026-07-03T15:12:00Z" w16du:dateUtc="2026-07-03T19:12:00Z">
        <w:r w:rsidRPr="001D54D8">
          <w:rPr>
            <w:rFonts w:ascii="Courier New" w:hAnsi="Courier New" w:cs="Courier New"/>
            <w:highlight w:val="cyan"/>
          </w:rPr>
          <w:t>Same again</w:t>
        </w:r>
      </w:ins>
    </w:p>
    <w:p w14:paraId="51F026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50224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E3332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15:31:27] a422260</w:t>
      </w:r>
    </w:p>
    <w:p w14:paraId="4D34D6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F18E5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793B65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6A2D3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F9847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FEA225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04358B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152BF0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1A674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"UNMM" (rows 2080)</w:t>
      </w:r>
    </w:p>
    <w:p w14:paraId="67B2BC31" w14:textId="77777777" w:rsidR="005B4A84" w:rsidRDefault="005B4A84" w:rsidP="00C63700">
      <w:pPr>
        <w:pStyle w:val="PlainText"/>
        <w:rPr>
          <w:ins w:id="279" w:author="Robert Kenney" w:date="2026-07-03T15:12:00Z" w16du:dateUtc="2026-07-03T19:12:00Z"/>
          <w:rFonts w:ascii="Courier New" w:hAnsi="Courier New" w:cs="Courier New"/>
        </w:rPr>
      </w:pPr>
      <w:ins w:id="280" w:author="Robert Kenney" w:date="2026-07-03T15:12:00Z" w16du:dateUtc="2026-07-03T19:12:00Z">
        <w:r>
          <w:rPr>
            <w:rFonts w:ascii="Courier New" w:hAnsi="Courier New" w:cs="Courier New"/>
          </w:rPr>
          <w:t>OK</w:t>
        </w:r>
      </w:ins>
    </w:p>
    <w:p w14:paraId="79BE09EE" w14:textId="4B752254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A8FE4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D2C92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15:31:28] a422336</w:t>
      </w:r>
    </w:p>
    <w:p w14:paraId="41FC1E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0232A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021F8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23F2A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C5D46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15E80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617236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75A8A3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1A598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"UNMM" (rows 2281)</w:t>
      </w:r>
    </w:p>
    <w:p w14:paraId="7ACAAD4A" w14:textId="77777777" w:rsidR="005B4A84" w:rsidRDefault="005B4A84" w:rsidP="00C63700">
      <w:pPr>
        <w:pStyle w:val="PlainText"/>
        <w:rPr>
          <w:ins w:id="281" w:author="Robert Kenney" w:date="2026-07-03T15:12:00Z" w16du:dateUtc="2026-07-03T19:12:00Z"/>
          <w:rFonts w:ascii="Courier New" w:hAnsi="Courier New" w:cs="Courier New"/>
        </w:rPr>
      </w:pPr>
      <w:ins w:id="282" w:author="Robert Kenney" w:date="2026-07-03T15:12:00Z" w16du:dateUtc="2026-07-03T19:12:00Z">
        <w:r>
          <w:rPr>
            <w:rFonts w:ascii="Courier New" w:hAnsi="Courier New" w:cs="Courier New"/>
          </w:rPr>
          <w:t>OK</w:t>
        </w:r>
      </w:ins>
    </w:p>
    <w:p w14:paraId="28D6A6EF" w14:textId="6854082E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DCEDD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42431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15:31:29] b119121</w:t>
      </w:r>
    </w:p>
    <w:p w14:paraId="4B8FA1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02F0E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084D60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B85B4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37579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CCAE3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0E9221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171F69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B2ED1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"UNMM" (rows 3443)</w:t>
      </w:r>
    </w:p>
    <w:p w14:paraId="13F53703" w14:textId="77777777" w:rsidR="005B4A84" w:rsidRDefault="005B4A84" w:rsidP="00C63700">
      <w:pPr>
        <w:pStyle w:val="PlainText"/>
        <w:rPr>
          <w:ins w:id="283" w:author="Robert Kenney" w:date="2026-07-03T15:12:00Z" w16du:dateUtc="2026-07-03T19:12:00Z"/>
          <w:rFonts w:ascii="Courier New" w:hAnsi="Courier New" w:cs="Courier New"/>
        </w:rPr>
      </w:pPr>
      <w:ins w:id="284" w:author="Robert Kenney" w:date="2026-07-03T15:12:00Z" w16du:dateUtc="2026-07-03T19:12:00Z">
        <w:r>
          <w:rPr>
            <w:rFonts w:ascii="Courier New" w:hAnsi="Courier New" w:cs="Courier New"/>
          </w:rPr>
          <w:t>OK</w:t>
        </w:r>
      </w:ins>
    </w:p>
    <w:p w14:paraId="3E19D5C0" w14:textId="633C1B6E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14:paraId="0029FC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5D2D9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15:31:29] b121205</w:t>
      </w:r>
    </w:p>
    <w:p w14:paraId="64E066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FB64A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5F588A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2BF7B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6F4A6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292E69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68A3F1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747DA7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39BD3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STRIP: STRIP contains invalid value(s) not in STRIP lookup table: [48 32 45 65 50] ... (+12 more values) (+13 more rows) (rows [173;192;232;235;236])</w:t>
      </w:r>
    </w:p>
    <w:p w14:paraId="1F220D7A" w14:textId="77777777" w:rsidR="005B4A84" w:rsidRDefault="005B4A84" w:rsidP="005B4A84">
      <w:pPr>
        <w:pStyle w:val="PlainText"/>
        <w:rPr>
          <w:ins w:id="285" w:author="Robert Kenney" w:date="2026-07-03T15:13:00Z" w16du:dateUtc="2026-07-03T19:13:00Z"/>
          <w:rFonts w:ascii="Courier New" w:hAnsi="Courier New" w:cs="Courier New"/>
        </w:rPr>
      </w:pPr>
      <w:ins w:id="286" w:author="Robert Kenney" w:date="2026-07-03T15:13:00Z" w16du:dateUtc="2026-07-03T19:13:00Z">
        <w:r w:rsidRPr="001D54D8">
          <w:rPr>
            <w:rFonts w:ascii="Courier New" w:hAnsi="Courier New" w:cs="Courier New"/>
            <w:highlight w:val="cyan"/>
          </w:rPr>
          <w:t>Same again</w:t>
        </w:r>
      </w:ins>
    </w:p>
    <w:p w14:paraId="5C1514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FB9AA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0E188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15:31:30] b121276</w:t>
      </w:r>
    </w:p>
    <w:p w14:paraId="674DA2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872B0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52D80C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55DE2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DBA0B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5488D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6B697C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8D592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45D07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STRIP: STRIP contains invalid value(s) not in STRIP lookup table: 99 (+5 more rows) (rows [179;798;1457;1607;1875])</w:t>
      </w:r>
    </w:p>
    <w:p w14:paraId="6F37431B" w14:textId="77777777" w:rsidR="005B4A84" w:rsidRDefault="005B4A84" w:rsidP="005B4A84">
      <w:pPr>
        <w:pStyle w:val="PlainText"/>
        <w:rPr>
          <w:ins w:id="287" w:author="Robert Kenney" w:date="2026-07-03T15:13:00Z" w16du:dateUtc="2026-07-03T19:13:00Z"/>
          <w:rFonts w:ascii="Courier New" w:hAnsi="Courier New" w:cs="Courier New"/>
        </w:rPr>
      </w:pPr>
      <w:ins w:id="288" w:author="Robert Kenney" w:date="2026-07-03T15:13:00Z" w16du:dateUtc="2026-07-03T19:13:00Z">
        <w:r w:rsidRPr="001D54D8">
          <w:rPr>
            <w:rFonts w:ascii="Courier New" w:hAnsi="Courier New" w:cs="Courier New"/>
            <w:highlight w:val="cyan"/>
          </w:rPr>
          <w:t>Same again</w:t>
        </w:r>
      </w:ins>
    </w:p>
    <w:p w14:paraId="3FE919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C906A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B49E9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15:31:30] c016038</w:t>
      </w:r>
    </w:p>
    <w:p w14:paraId="5D8542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C492F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7EBCFD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3430E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E90C1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251E8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1B42D8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6E77E4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Details:</w:t>
      </w:r>
    </w:p>
    <w:p w14:paraId="08771F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[31 27 36] (rows [2326;2423;2464])</w:t>
      </w:r>
    </w:p>
    <w:p w14:paraId="77C8CE3F" w14:textId="77777777" w:rsidR="001F661D" w:rsidRDefault="005B4A84" w:rsidP="00C63700">
      <w:pPr>
        <w:pStyle w:val="PlainText"/>
        <w:rPr>
          <w:ins w:id="289" w:author="Robert Kenney" w:date="2026-07-03T15:17:00Z" w16du:dateUtc="2026-07-03T19:17:00Z"/>
          <w:rFonts w:ascii="Courier New" w:hAnsi="Courier New" w:cs="Courier New"/>
        </w:rPr>
      </w:pPr>
      <w:ins w:id="290" w:author="Robert Kenney" w:date="2026-07-03T15:16:00Z" w16du:dateUtc="2026-07-03T19:16:00Z">
        <w:r>
          <w:rPr>
            <w:rFonts w:ascii="Courier New" w:hAnsi="Courier New" w:cs="Courier New"/>
          </w:rPr>
          <w:t>There are no no</w:t>
        </w:r>
      </w:ins>
      <w:ins w:id="291" w:author="Robert Kenney" w:date="2026-07-03T15:17:00Z" w16du:dateUtc="2026-07-03T19:17:00Z">
        <w:r w:rsidR="001F661D">
          <w:rPr>
            <w:rFonts w:ascii="Courier New" w:hAnsi="Courier New" w:cs="Courier New"/>
          </w:rPr>
          <w:t>n-missing values of ANHEAD in this file</w:t>
        </w:r>
      </w:ins>
    </w:p>
    <w:p w14:paraId="5D109672" w14:textId="18470649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0687A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34230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15:31:31] c016046</w:t>
      </w:r>
    </w:p>
    <w:p w14:paraId="3D5003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1B27A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77249C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28CAA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964DF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DEFAF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5F2E01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2F0C0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91A44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36 (rows 1322)</w:t>
      </w:r>
    </w:p>
    <w:p w14:paraId="617CBFA8" w14:textId="77777777" w:rsidR="001F661D" w:rsidRDefault="001F661D" w:rsidP="001F661D">
      <w:pPr>
        <w:pStyle w:val="PlainText"/>
        <w:rPr>
          <w:ins w:id="292" w:author="Robert Kenney" w:date="2026-07-03T15:19:00Z" w16du:dateUtc="2026-07-03T19:19:00Z"/>
          <w:rFonts w:ascii="Courier New" w:hAnsi="Courier New" w:cs="Courier New"/>
        </w:rPr>
      </w:pPr>
      <w:ins w:id="293" w:author="Robert Kenney" w:date="2026-07-03T15:19:00Z" w16du:dateUtc="2026-07-03T19:19:00Z">
        <w:r>
          <w:rPr>
            <w:rFonts w:ascii="Courier New" w:hAnsi="Courier New" w:cs="Courier New"/>
          </w:rPr>
          <w:t>There are no non-missing values of ANHEAD in this file</w:t>
        </w:r>
      </w:ins>
    </w:p>
    <w:p w14:paraId="2FD584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D5133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F205A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15:31:31] c016079</w:t>
      </w:r>
    </w:p>
    <w:p w14:paraId="3729C1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7FF0B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E6A4E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F5FD0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9E18B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CAB9E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5EEDD9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65B8BE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B787A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[18 36] (rows [447;3657;3658;4241])</w:t>
      </w:r>
    </w:p>
    <w:p w14:paraId="685730CE" w14:textId="7F745AFA" w:rsidR="001F661D" w:rsidRDefault="001F661D" w:rsidP="001F661D">
      <w:pPr>
        <w:pStyle w:val="PlainText"/>
        <w:rPr>
          <w:ins w:id="294" w:author="Robert Kenney" w:date="2026-07-03T15:22:00Z" w16du:dateUtc="2026-07-03T19:22:00Z"/>
          <w:rFonts w:ascii="Courier New" w:hAnsi="Courier New" w:cs="Courier New"/>
        </w:rPr>
      </w:pPr>
      <w:ins w:id="295" w:author="Robert Kenney" w:date="2026-07-03T15:22:00Z" w16du:dateUtc="2026-07-03T19:22:00Z">
        <w:r>
          <w:rPr>
            <w:rFonts w:ascii="Courier New" w:hAnsi="Courier New" w:cs="Courier New"/>
          </w:rPr>
          <w:t xml:space="preserve">There are two non-missing values of ANHEAD in this file, both 18 (not a valid value); </w:t>
        </w:r>
        <w:r w:rsidRPr="001F661D">
          <w:rPr>
            <w:rFonts w:ascii="Courier New" w:hAnsi="Courier New" w:cs="Courier New"/>
            <w:highlight w:val="cyan"/>
            <w:rPrChange w:id="296" w:author="Robert Kenney" w:date="2026-07-03T15:23:00Z" w16du:dateUtc="2026-07-03T19:23:00Z">
              <w:rPr>
                <w:rFonts w:ascii="Courier New" w:hAnsi="Courier New" w:cs="Courier New"/>
              </w:rPr>
            </w:rPrChange>
          </w:rPr>
          <w:t>bot</w:t>
        </w:r>
      </w:ins>
      <w:ins w:id="297" w:author="Robert Kenney" w:date="2026-07-03T15:23:00Z" w16du:dateUtc="2026-07-03T19:23:00Z">
        <w:r w:rsidRPr="001F661D">
          <w:rPr>
            <w:rFonts w:ascii="Courier New" w:hAnsi="Courier New" w:cs="Courier New"/>
            <w:highlight w:val="cyan"/>
            <w:rPrChange w:id="298" w:author="Robert Kenney" w:date="2026-07-03T15:23:00Z" w16du:dateUtc="2026-07-03T19:23:00Z">
              <w:rPr>
                <w:rFonts w:ascii="Courier New" w:hAnsi="Courier New" w:cs="Courier New"/>
              </w:rPr>
            </w:rPrChange>
          </w:rPr>
          <w:t>h</w:t>
        </w:r>
      </w:ins>
      <w:ins w:id="299" w:author="Robert Kenney" w:date="2026-07-03T15:22:00Z" w16du:dateUtc="2026-07-03T19:22:00Z">
        <w:r w:rsidRPr="001F661D">
          <w:rPr>
            <w:rFonts w:ascii="Courier New" w:hAnsi="Courier New" w:cs="Courier New"/>
            <w:highlight w:val="cyan"/>
            <w:rPrChange w:id="300" w:author="Robert Kenney" w:date="2026-07-03T15:23:00Z" w16du:dateUtc="2026-07-03T19:23:00Z">
              <w:rPr>
                <w:rFonts w:ascii="Courier New" w:hAnsi="Courier New" w:cs="Courier New"/>
              </w:rPr>
            </w:rPrChange>
          </w:rPr>
          <w:t xml:space="preserve"> changed t</w:t>
        </w:r>
      </w:ins>
      <w:ins w:id="301" w:author="Robert Kenney" w:date="2026-07-03T15:23:00Z" w16du:dateUtc="2026-07-03T19:23:00Z">
        <w:r w:rsidRPr="001F661D">
          <w:rPr>
            <w:rFonts w:ascii="Courier New" w:hAnsi="Courier New" w:cs="Courier New"/>
            <w:highlight w:val="cyan"/>
            <w:rPrChange w:id="302" w:author="Robert Kenney" w:date="2026-07-03T15:23:00Z" w16du:dateUtc="2026-07-03T19:23:00Z">
              <w:rPr>
                <w:rFonts w:ascii="Courier New" w:hAnsi="Courier New" w:cs="Courier New"/>
              </w:rPr>
            </w:rPrChange>
          </w:rPr>
          <w:t>o missing</w:t>
        </w:r>
      </w:ins>
    </w:p>
    <w:p w14:paraId="57FE41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02B6B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CCB21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15:31:32] c016100</w:t>
      </w:r>
    </w:p>
    <w:p w14:paraId="07C294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EDA18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1FDE82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653FB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EE164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7D6B6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43117A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1084A4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B94C5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90 (rows 1757)</w:t>
      </w:r>
    </w:p>
    <w:p w14:paraId="6DC2F5F5" w14:textId="77777777" w:rsidR="001F661D" w:rsidRDefault="001F661D" w:rsidP="001F661D">
      <w:pPr>
        <w:pStyle w:val="PlainText"/>
        <w:rPr>
          <w:ins w:id="303" w:author="Robert Kenney" w:date="2026-07-03T15:23:00Z" w16du:dateUtc="2026-07-03T19:23:00Z"/>
          <w:rFonts w:ascii="Courier New" w:hAnsi="Courier New" w:cs="Courier New"/>
        </w:rPr>
      </w:pPr>
      <w:ins w:id="304" w:author="Robert Kenney" w:date="2026-07-03T15:23:00Z" w16du:dateUtc="2026-07-03T19:23:00Z">
        <w:r>
          <w:rPr>
            <w:rFonts w:ascii="Courier New" w:hAnsi="Courier New" w:cs="Courier New"/>
          </w:rPr>
          <w:t>There are no non-missing values of ANHEAD in this file</w:t>
        </w:r>
      </w:ins>
    </w:p>
    <w:p w14:paraId="256F8B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33C4D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B7786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15:31:33] c018101</w:t>
      </w:r>
    </w:p>
    <w:p w14:paraId="336D78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9BBD7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064607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78C9C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8689B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03193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68E92B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42B20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5828B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54 (rows 2819)</w:t>
      </w:r>
    </w:p>
    <w:p w14:paraId="5146646C" w14:textId="77777777" w:rsidR="001F661D" w:rsidRDefault="001F661D" w:rsidP="001F661D">
      <w:pPr>
        <w:pStyle w:val="PlainText"/>
        <w:rPr>
          <w:ins w:id="305" w:author="Robert Kenney" w:date="2026-07-03T15:24:00Z" w16du:dateUtc="2026-07-03T19:24:00Z"/>
          <w:rFonts w:ascii="Courier New" w:hAnsi="Courier New" w:cs="Courier New"/>
        </w:rPr>
      </w:pPr>
      <w:ins w:id="306" w:author="Robert Kenney" w:date="2026-07-03T15:24:00Z" w16du:dateUtc="2026-07-03T19:24:00Z">
        <w:r>
          <w:rPr>
            <w:rFonts w:ascii="Courier New" w:hAnsi="Courier New" w:cs="Courier New"/>
          </w:rPr>
          <w:t>There are no non-missing values of ANHEAD in this file</w:t>
        </w:r>
      </w:ins>
    </w:p>
    <w:p w14:paraId="4C3923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710765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D98E9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15:31:33] f004021</w:t>
      </w:r>
    </w:p>
    <w:p w14:paraId="4E4F5E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5E48C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3BECF0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BC48E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EA1A2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9D51F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302B4F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88E72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BBDFD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(+427 more rows) (rows [1;2;3;4;5])</w:t>
      </w:r>
    </w:p>
    <w:p w14:paraId="22B63E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(+427 more rows) (rows [1;2;3;4;5])</w:t>
      </w:r>
    </w:p>
    <w:p w14:paraId="4B038497" w14:textId="3F97721B" w:rsidR="0096786A" w:rsidRDefault="0096786A" w:rsidP="0096786A">
      <w:pPr>
        <w:pStyle w:val="PlainText"/>
        <w:rPr>
          <w:ins w:id="307" w:author="Robert Kenney" w:date="2026-07-03T15:27:00Z" w16du:dateUtc="2026-07-03T19:27:00Z"/>
          <w:rFonts w:ascii="Courier New" w:hAnsi="Courier New" w:cs="Courier New"/>
        </w:rPr>
      </w:pPr>
      <w:ins w:id="308" w:author="Robert Kenney" w:date="2026-07-03T15:27:00Z" w16du:dateUtc="2026-07-03T19:27:00Z">
        <w:r>
          <w:rPr>
            <w:rFonts w:ascii="Courier New" w:hAnsi="Courier New" w:cs="Courier New"/>
          </w:rPr>
          <w:t xml:space="preserve">There are no non-missing values of GLAREL or GLARER in this file. </w:t>
        </w:r>
        <w:r w:rsidRPr="0096786A">
          <w:rPr>
            <w:rFonts w:ascii="Courier New" w:hAnsi="Courier New" w:cs="Courier New"/>
            <w:highlight w:val="yellow"/>
            <w:rPrChange w:id="309" w:author="Robert Kenney" w:date="2026-07-03T15:28:00Z" w16du:dateUtc="2026-07-03T19:28:00Z">
              <w:rPr>
                <w:rFonts w:ascii="Courier New" w:hAnsi="Courier New" w:cs="Courier New"/>
              </w:rPr>
            </w:rPrChange>
          </w:rPr>
          <w:t>(Did you take this from the NMFS version of the database, where they force me to fi</w:t>
        </w:r>
      </w:ins>
      <w:ins w:id="310" w:author="Robert Kenney" w:date="2026-07-03T15:28:00Z" w16du:dateUtc="2026-07-03T19:28:00Z">
        <w:r w:rsidRPr="0096786A">
          <w:rPr>
            <w:rFonts w:ascii="Courier New" w:hAnsi="Courier New" w:cs="Courier New"/>
            <w:highlight w:val="yellow"/>
            <w:rPrChange w:id="311" w:author="Robert Kenney" w:date="2026-07-03T15:28:00Z" w16du:dateUtc="2026-07-03T19:28:00Z">
              <w:rPr>
                <w:rFonts w:ascii="Courier New" w:hAnsi="Courier New" w:cs="Courier New"/>
              </w:rPr>
            </w:rPrChange>
          </w:rPr>
          <w:t xml:space="preserve">ll things in with dummy </w:t>
        </w:r>
        <w:proofErr w:type="gramStart"/>
        <w:r w:rsidRPr="0096786A">
          <w:rPr>
            <w:rFonts w:ascii="Courier New" w:hAnsi="Courier New" w:cs="Courier New"/>
            <w:highlight w:val="yellow"/>
            <w:rPrChange w:id="312" w:author="Robert Kenney" w:date="2026-07-03T15:28:00Z" w16du:dateUtc="2026-07-03T19:28:00Z">
              <w:rPr>
                <w:rFonts w:ascii="Courier New" w:hAnsi="Courier New" w:cs="Courier New"/>
              </w:rPr>
            </w:rPrChange>
          </w:rPr>
          <w:t>values</w:t>
        </w:r>
        <w:proofErr w:type="gramEnd"/>
        <w:r w:rsidRPr="0096786A">
          <w:rPr>
            <w:rFonts w:ascii="Courier New" w:hAnsi="Courier New" w:cs="Courier New"/>
            <w:highlight w:val="yellow"/>
            <w:rPrChange w:id="313" w:author="Robert Kenney" w:date="2026-07-03T15:28:00Z" w16du:dateUtc="2026-07-03T19:28:00Z">
              <w:rPr>
                <w:rFonts w:ascii="Courier New" w:hAnsi="Courier New" w:cs="Courier New"/>
              </w:rPr>
            </w:rPrChange>
          </w:rPr>
          <w:t xml:space="preserve"> so nothing </w:t>
        </w:r>
      </w:ins>
      <w:ins w:id="314" w:author="Robert Kenney" w:date="2026-07-06T13:30:00Z" w16du:dateUtc="2026-07-06T17:30:00Z">
        <w:r w:rsidR="007C1CFD">
          <w:rPr>
            <w:rFonts w:ascii="Courier New" w:hAnsi="Courier New" w:cs="Courier New"/>
            <w:highlight w:val="yellow"/>
          </w:rPr>
          <w:t xml:space="preserve">is ever </w:t>
        </w:r>
      </w:ins>
      <w:ins w:id="315" w:author="Robert Kenney" w:date="2026-07-03T15:28:00Z" w16du:dateUtc="2026-07-03T19:28:00Z">
        <w:r w:rsidRPr="0096786A">
          <w:rPr>
            <w:rFonts w:ascii="Courier New" w:hAnsi="Courier New" w:cs="Courier New"/>
            <w:highlight w:val="yellow"/>
            <w:rPrChange w:id="316" w:author="Robert Kenney" w:date="2026-07-03T15:28:00Z" w16du:dateUtc="2026-07-03T19:28:00Z">
              <w:rPr>
                <w:rFonts w:ascii="Courier New" w:hAnsi="Courier New" w:cs="Courier New"/>
              </w:rPr>
            </w:rPrChange>
          </w:rPr>
          <w:t>missing?)</w:t>
        </w:r>
      </w:ins>
    </w:p>
    <w:p w14:paraId="449814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14:paraId="196425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1F86A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15:31:34] f004027</w:t>
      </w:r>
    </w:p>
    <w:p w14:paraId="221B3E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A46A5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5350D8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F999F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392E8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5F385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7A486E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7D09B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8E29C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(+1152 more rows) (rows [1;2;3;4;5])</w:t>
      </w:r>
    </w:p>
    <w:p w14:paraId="188E8E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(+1152 more rows) (rows [1;2;3;4;5])</w:t>
      </w:r>
    </w:p>
    <w:p w14:paraId="7E2C480D" w14:textId="77777777" w:rsidR="0096786A" w:rsidRDefault="0096786A" w:rsidP="0096786A">
      <w:pPr>
        <w:pStyle w:val="PlainText"/>
        <w:rPr>
          <w:ins w:id="317" w:author="Robert Kenney" w:date="2026-07-03T15:33:00Z" w16du:dateUtc="2026-07-03T19:33:00Z"/>
          <w:rFonts w:ascii="Courier New" w:hAnsi="Courier New" w:cs="Courier New"/>
        </w:rPr>
      </w:pPr>
      <w:ins w:id="318" w:author="Robert Kenney" w:date="2026-07-03T15:33:00Z" w16du:dateUtc="2026-07-03T19:33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2FF597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BB69C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79BE9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15:31:34] f004033</w:t>
      </w:r>
    </w:p>
    <w:p w14:paraId="234951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ED7AF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437F73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B81F2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340C4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6AD55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32AA6D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F4151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7F33E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(+1086 more rows) (rows [1;2;3;4;5])</w:t>
      </w:r>
    </w:p>
    <w:p w14:paraId="69B8AF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(+1086 more rows) (rows [1;2;3;4;5])</w:t>
      </w:r>
    </w:p>
    <w:p w14:paraId="62F422A9" w14:textId="77777777" w:rsidR="0096786A" w:rsidRDefault="0096786A" w:rsidP="0096786A">
      <w:pPr>
        <w:pStyle w:val="PlainText"/>
        <w:rPr>
          <w:ins w:id="319" w:author="Robert Kenney" w:date="2026-07-03T15:33:00Z" w16du:dateUtc="2026-07-03T19:33:00Z"/>
          <w:rFonts w:ascii="Courier New" w:hAnsi="Courier New" w:cs="Courier New"/>
        </w:rPr>
      </w:pPr>
      <w:ins w:id="320" w:author="Robert Kenney" w:date="2026-07-03T15:33:00Z" w16du:dateUtc="2026-07-03T19:33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6D2C83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FB575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F58D6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15:31:35] f004034</w:t>
      </w:r>
    </w:p>
    <w:p w14:paraId="1E1F73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78F3B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0CEAB1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29F12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B8E38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A20B5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43CE0D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2FA5B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98A97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(+1384 more rows) (rows [1;2;3;4;5])</w:t>
      </w:r>
    </w:p>
    <w:p w14:paraId="04D4F6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(+1384 more rows) (rows [1;2;3;4;5])</w:t>
      </w:r>
    </w:p>
    <w:p w14:paraId="6E4DF2D3" w14:textId="77777777" w:rsidR="0096786A" w:rsidRDefault="0096786A" w:rsidP="0096786A">
      <w:pPr>
        <w:pStyle w:val="PlainText"/>
        <w:rPr>
          <w:ins w:id="321" w:author="Robert Kenney" w:date="2026-07-03T15:33:00Z" w16du:dateUtc="2026-07-03T19:33:00Z"/>
          <w:rFonts w:ascii="Courier New" w:hAnsi="Courier New" w:cs="Courier New"/>
        </w:rPr>
      </w:pPr>
      <w:ins w:id="322" w:author="Robert Kenney" w:date="2026-07-03T15:33:00Z" w16du:dateUtc="2026-07-03T19:33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78F21B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B23AD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2C9945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15:31:35] f004041</w:t>
      </w:r>
    </w:p>
    <w:p w14:paraId="2A4CC2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DBFE4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259C70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D9319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F3360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0FBBC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147419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4F8FA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EA623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(+1211 more rows) (rows [1;2;3;4;5])</w:t>
      </w:r>
    </w:p>
    <w:p w14:paraId="66A6F7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(+1211 more rows) (rows [1;2;3;4;5])</w:t>
      </w:r>
    </w:p>
    <w:p w14:paraId="415F2B01" w14:textId="77777777" w:rsidR="0096786A" w:rsidRDefault="0096786A" w:rsidP="0096786A">
      <w:pPr>
        <w:pStyle w:val="PlainText"/>
        <w:rPr>
          <w:ins w:id="323" w:author="Robert Kenney" w:date="2026-07-03T15:34:00Z" w16du:dateUtc="2026-07-03T19:34:00Z"/>
          <w:rFonts w:ascii="Courier New" w:hAnsi="Courier New" w:cs="Courier New"/>
        </w:rPr>
      </w:pPr>
      <w:ins w:id="324" w:author="Robert Kenney" w:date="2026-07-03T15:34:00Z" w16du:dateUtc="2026-07-03T19:34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2E8337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AFC31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8144C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15:31:36] f004043</w:t>
      </w:r>
    </w:p>
    <w:p w14:paraId="7DD630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D06D3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29F77E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6B4C6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0312D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9AEE0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74D66F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61936D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FE01F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GLAREL: GLAREL contains invalid value(s) not in GLARE lookup table: 9 (+1451 more rows) (rows [1;2;3;4;5])</w:t>
      </w:r>
    </w:p>
    <w:p w14:paraId="042C50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(+1451 more rows) (rows [1;2;3;4;5])</w:t>
      </w:r>
    </w:p>
    <w:p w14:paraId="6F922F58" w14:textId="77777777" w:rsidR="0096786A" w:rsidRDefault="0096786A" w:rsidP="0096786A">
      <w:pPr>
        <w:pStyle w:val="PlainText"/>
        <w:rPr>
          <w:ins w:id="325" w:author="Robert Kenney" w:date="2026-07-03T15:34:00Z" w16du:dateUtc="2026-07-03T19:34:00Z"/>
          <w:rFonts w:ascii="Courier New" w:hAnsi="Courier New" w:cs="Courier New"/>
        </w:rPr>
      </w:pPr>
      <w:ins w:id="326" w:author="Robert Kenney" w:date="2026-07-03T15:34:00Z" w16du:dateUtc="2026-07-03T19:34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331E9C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85E8E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E846F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15:31:36] f004048</w:t>
      </w:r>
    </w:p>
    <w:p w14:paraId="59C35A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6695C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02FE52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1B077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9DEC8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2BED8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3E8485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7D13F1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12791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(+1706 more rows) (rows [1;2;3;4;5])</w:t>
      </w:r>
    </w:p>
    <w:p w14:paraId="661834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(+1706 more rows) (rows [1;2;3;4;5])</w:t>
      </w:r>
    </w:p>
    <w:p w14:paraId="4724A060" w14:textId="77777777" w:rsidR="0096786A" w:rsidRDefault="0096786A" w:rsidP="0096786A">
      <w:pPr>
        <w:pStyle w:val="PlainText"/>
        <w:rPr>
          <w:ins w:id="327" w:author="Robert Kenney" w:date="2026-07-03T15:34:00Z" w16du:dateUtc="2026-07-03T19:34:00Z"/>
          <w:rFonts w:ascii="Courier New" w:hAnsi="Courier New" w:cs="Courier New"/>
        </w:rPr>
      </w:pPr>
      <w:ins w:id="328" w:author="Robert Kenney" w:date="2026-07-03T15:34:00Z" w16du:dateUtc="2026-07-03T19:34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49A32F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45E4E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10958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15:31:37] f004051</w:t>
      </w:r>
    </w:p>
    <w:p w14:paraId="5E9680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EBB25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7C8751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E575F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90618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9F13C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66A202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705337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38E14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(+2056 more rows) (rows [1;2;3;4;5])</w:t>
      </w:r>
    </w:p>
    <w:p w14:paraId="3CB12C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(+2056 more rows) (rows [1;2;3;4;5])</w:t>
      </w:r>
    </w:p>
    <w:p w14:paraId="4FDC5F60" w14:textId="77777777" w:rsidR="0096786A" w:rsidRDefault="0096786A" w:rsidP="0096786A">
      <w:pPr>
        <w:pStyle w:val="PlainText"/>
        <w:rPr>
          <w:ins w:id="329" w:author="Robert Kenney" w:date="2026-07-03T15:35:00Z" w16du:dateUtc="2026-07-03T19:35:00Z"/>
          <w:rFonts w:ascii="Courier New" w:hAnsi="Courier New" w:cs="Courier New"/>
        </w:rPr>
      </w:pPr>
      <w:ins w:id="330" w:author="Robert Kenney" w:date="2026-07-03T15:35:00Z" w16du:dateUtc="2026-07-03T19:35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73F796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C4C1D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F1087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15:31:37] f004055</w:t>
      </w:r>
    </w:p>
    <w:p w14:paraId="081EC1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EEAC6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2FBF65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CA9DD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B920B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CC558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29EDB6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1F6CEB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090C0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(+1765 more rows) (rows [1;2;3;4;5])</w:t>
      </w:r>
    </w:p>
    <w:p w14:paraId="3C2F9A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(+1765 more rows) (rows [1;2;3;4;5])</w:t>
      </w:r>
    </w:p>
    <w:p w14:paraId="3D51F5AE" w14:textId="77777777" w:rsidR="0096786A" w:rsidRDefault="0096786A" w:rsidP="0096786A">
      <w:pPr>
        <w:pStyle w:val="PlainText"/>
        <w:rPr>
          <w:ins w:id="331" w:author="Robert Kenney" w:date="2026-07-03T15:35:00Z" w16du:dateUtc="2026-07-03T19:35:00Z"/>
          <w:rFonts w:ascii="Courier New" w:hAnsi="Courier New" w:cs="Courier New"/>
        </w:rPr>
      </w:pPr>
      <w:ins w:id="332" w:author="Robert Kenney" w:date="2026-07-03T15:35:00Z" w16du:dateUtc="2026-07-03T19:35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093C8D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3202A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417F3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15:31:38] f004060</w:t>
      </w:r>
    </w:p>
    <w:p w14:paraId="15F422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1DAB7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4ECEB5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B0CFE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C892D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59DD7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736E66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6D6FED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9F6A8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(+2099 more rows) (rows [1;2;3;4;5])</w:t>
      </w:r>
    </w:p>
    <w:p w14:paraId="06A1A9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(+2099 more rows) (rows [1;2;3;4;5])</w:t>
      </w:r>
    </w:p>
    <w:p w14:paraId="3D847A1E" w14:textId="77777777" w:rsidR="0096786A" w:rsidRDefault="0096786A" w:rsidP="0096786A">
      <w:pPr>
        <w:pStyle w:val="PlainText"/>
        <w:rPr>
          <w:ins w:id="333" w:author="Robert Kenney" w:date="2026-07-03T15:35:00Z" w16du:dateUtc="2026-07-03T19:35:00Z"/>
          <w:rFonts w:ascii="Courier New" w:hAnsi="Courier New" w:cs="Courier New"/>
        </w:rPr>
      </w:pPr>
      <w:ins w:id="334" w:author="Robert Kenney" w:date="2026-07-03T15:35:00Z" w16du:dateUtc="2026-07-03T19:35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02EA65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550DC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A23BD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15:31:38] f004061</w:t>
      </w:r>
    </w:p>
    <w:p w14:paraId="082A9C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5BB92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67F82E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71526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1665C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Validation Details:</w:t>
      </w:r>
    </w:p>
    <w:p w14:paraId="0F06A1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0C60EE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7D9BE1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022BA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(+2221 more rows) (rows [1;2;3;4;5])</w:t>
      </w:r>
    </w:p>
    <w:p w14:paraId="2F4B67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(+2221 more rows) (rows [1;2;3;4;5])</w:t>
      </w:r>
    </w:p>
    <w:p w14:paraId="68B744D6" w14:textId="77777777" w:rsidR="0096786A" w:rsidRDefault="0096786A" w:rsidP="0096786A">
      <w:pPr>
        <w:pStyle w:val="PlainText"/>
        <w:rPr>
          <w:ins w:id="335" w:author="Robert Kenney" w:date="2026-07-03T15:36:00Z" w16du:dateUtc="2026-07-03T19:36:00Z"/>
          <w:rFonts w:ascii="Courier New" w:hAnsi="Courier New" w:cs="Courier New"/>
        </w:rPr>
      </w:pPr>
      <w:ins w:id="336" w:author="Robert Kenney" w:date="2026-07-03T15:36:00Z" w16du:dateUtc="2026-07-03T19:36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7ABFCF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B8E06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2A689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15:31:39] f004070</w:t>
      </w:r>
    </w:p>
    <w:p w14:paraId="4A0766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8F054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56E8EC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0BE5D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22635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ECCFE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494E12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33264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F45B1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(+1649 more rows) (rows [1;2;3;4;5])</w:t>
      </w:r>
    </w:p>
    <w:p w14:paraId="3FC5CD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(+1649 more rows) (rows [1;2;3;4;5])</w:t>
      </w:r>
    </w:p>
    <w:p w14:paraId="1B990D98" w14:textId="77777777" w:rsidR="0096786A" w:rsidRDefault="0096786A" w:rsidP="0096786A">
      <w:pPr>
        <w:pStyle w:val="PlainText"/>
        <w:rPr>
          <w:ins w:id="337" w:author="Robert Kenney" w:date="2026-07-03T15:36:00Z" w16du:dateUtc="2026-07-03T19:36:00Z"/>
          <w:rFonts w:ascii="Courier New" w:hAnsi="Courier New" w:cs="Courier New"/>
        </w:rPr>
      </w:pPr>
      <w:ins w:id="338" w:author="Robert Kenney" w:date="2026-07-03T15:36:00Z" w16du:dateUtc="2026-07-03T19:36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226942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B3944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EF2C6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15:31:39] f004074</w:t>
      </w:r>
    </w:p>
    <w:p w14:paraId="62ACC1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8841D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1F66E1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8E519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7FFF5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17DC6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6136CC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E424E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0C6B0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(+2255 more rows) (rows [1;2;3;4;5])</w:t>
      </w:r>
    </w:p>
    <w:p w14:paraId="01735A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GLARER: GLARER contains invalid value(s) not in GLARE lookup table: 9 (+2255 more rows) (rows [1;2;3;4;5])</w:t>
      </w:r>
    </w:p>
    <w:p w14:paraId="070E307E" w14:textId="77777777" w:rsidR="0096786A" w:rsidRDefault="0096786A" w:rsidP="0096786A">
      <w:pPr>
        <w:pStyle w:val="PlainText"/>
        <w:rPr>
          <w:ins w:id="339" w:author="Robert Kenney" w:date="2026-07-03T15:36:00Z" w16du:dateUtc="2026-07-03T19:36:00Z"/>
          <w:rFonts w:ascii="Courier New" w:hAnsi="Courier New" w:cs="Courier New"/>
        </w:rPr>
      </w:pPr>
      <w:ins w:id="340" w:author="Robert Kenney" w:date="2026-07-03T15:36:00Z" w16du:dateUtc="2026-07-03T19:36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416948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F0896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7931A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15:31:40] f004076</w:t>
      </w:r>
    </w:p>
    <w:p w14:paraId="31724B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8CBA2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073141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79795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D4E92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A65C3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1D1BA8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924EB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85DC2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(+746 more rows) (rows [1;2;3;4;5])</w:t>
      </w:r>
    </w:p>
    <w:p w14:paraId="300652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(+746 more rows) (rows [1;2;3;4;5])</w:t>
      </w:r>
    </w:p>
    <w:p w14:paraId="1B585900" w14:textId="77777777" w:rsidR="00D65EE7" w:rsidRDefault="00D65EE7" w:rsidP="00D65EE7">
      <w:pPr>
        <w:pStyle w:val="PlainText"/>
        <w:rPr>
          <w:ins w:id="341" w:author="Robert Kenney" w:date="2026-07-03T15:37:00Z" w16du:dateUtc="2026-07-03T19:37:00Z"/>
          <w:rFonts w:ascii="Courier New" w:hAnsi="Courier New" w:cs="Courier New"/>
        </w:rPr>
      </w:pPr>
      <w:ins w:id="342" w:author="Robert Kenney" w:date="2026-07-03T15:37:00Z" w16du:dateUtc="2026-07-03T19:37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7D948B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6BC0C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749B2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15:31:40] f004080</w:t>
      </w:r>
    </w:p>
    <w:p w14:paraId="214251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83EB0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67F9FC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C6601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05DF2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F2630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571B6F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286EA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CDC0F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(+2084 more rows) (rows [1;2;3;4;5])</w:t>
      </w:r>
    </w:p>
    <w:p w14:paraId="4153E1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(+2084 more rows) (rows [1;2;3;4;5])</w:t>
      </w:r>
    </w:p>
    <w:p w14:paraId="1102F99A" w14:textId="77777777" w:rsidR="00D65EE7" w:rsidRDefault="00D65EE7" w:rsidP="00D65EE7">
      <w:pPr>
        <w:pStyle w:val="PlainText"/>
        <w:rPr>
          <w:ins w:id="343" w:author="Robert Kenney" w:date="2026-07-03T15:37:00Z" w16du:dateUtc="2026-07-03T19:37:00Z"/>
          <w:rFonts w:ascii="Courier New" w:hAnsi="Courier New" w:cs="Courier New"/>
        </w:rPr>
      </w:pPr>
      <w:ins w:id="344" w:author="Robert Kenney" w:date="2026-07-03T15:37:00Z" w16du:dateUtc="2026-07-03T19:37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4A00EB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044B7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74227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15:31:41] f004084</w:t>
      </w:r>
    </w:p>
    <w:p w14:paraId="0FE25D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Type: Validation error</w:t>
      </w:r>
    </w:p>
    <w:p w14:paraId="7A3516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61B3D4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AE06A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E754A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4AB40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08E178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CCC14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C3423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(+2733 more rows) (rows [1;2;3;4;5])</w:t>
      </w:r>
    </w:p>
    <w:p w14:paraId="0737F3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(+2733 more rows) (rows [1;2;3;4;5])</w:t>
      </w:r>
    </w:p>
    <w:p w14:paraId="18BF82F5" w14:textId="77777777" w:rsidR="00D65EE7" w:rsidRDefault="00D65EE7" w:rsidP="00D65EE7">
      <w:pPr>
        <w:pStyle w:val="PlainText"/>
        <w:rPr>
          <w:ins w:id="345" w:author="Robert Kenney" w:date="2026-07-03T15:37:00Z" w16du:dateUtc="2026-07-03T19:37:00Z"/>
          <w:rFonts w:ascii="Courier New" w:hAnsi="Courier New" w:cs="Courier New"/>
        </w:rPr>
      </w:pPr>
      <w:ins w:id="346" w:author="Robert Kenney" w:date="2026-07-03T15:37:00Z" w16du:dateUtc="2026-07-03T19:37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087B21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6B200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5CE98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15:31:41] f004098</w:t>
      </w:r>
    </w:p>
    <w:p w14:paraId="01B383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ECD69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095C79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BB1F2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4B76F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C34B2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0CB11C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19FAE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5E3ED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(+2378 more rows) (rows [1;2;3;4;5])</w:t>
      </w:r>
    </w:p>
    <w:p w14:paraId="74119E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(+2378 more rows) (rows [1;2;3;4;5])</w:t>
      </w:r>
    </w:p>
    <w:p w14:paraId="01C49B3A" w14:textId="77777777" w:rsidR="00D65EE7" w:rsidRDefault="00D65EE7" w:rsidP="00D65EE7">
      <w:pPr>
        <w:pStyle w:val="PlainText"/>
        <w:rPr>
          <w:ins w:id="347" w:author="Robert Kenney" w:date="2026-07-03T15:37:00Z" w16du:dateUtc="2026-07-03T19:37:00Z"/>
          <w:rFonts w:ascii="Courier New" w:hAnsi="Courier New" w:cs="Courier New"/>
        </w:rPr>
      </w:pPr>
      <w:ins w:id="348" w:author="Robert Kenney" w:date="2026-07-03T15:37:00Z" w16du:dateUtc="2026-07-03T19:37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62FF0E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DCB16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321E6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15:31:42] f004099</w:t>
      </w:r>
    </w:p>
    <w:p w14:paraId="669E28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C8454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5BA3B2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211C9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F7612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FBF48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084021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Warnings: 0</w:t>
      </w:r>
    </w:p>
    <w:p w14:paraId="1F5754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45BA1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(+1838 more rows) (rows [1;2;3;4;5])</w:t>
      </w:r>
    </w:p>
    <w:p w14:paraId="7A5F8F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(+1838 more rows) (rows [1;2;3;4;5])</w:t>
      </w:r>
    </w:p>
    <w:p w14:paraId="66C3E489" w14:textId="77777777" w:rsidR="00D65EE7" w:rsidRDefault="00D65EE7" w:rsidP="00D65EE7">
      <w:pPr>
        <w:pStyle w:val="PlainText"/>
        <w:rPr>
          <w:ins w:id="349" w:author="Robert Kenney" w:date="2026-07-03T15:38:00Z" w16du:dateUtc="2026-07-03T19:38:00Z"/>
          <w:rFonts w:ascii="Courier New" w:hAnsi="Courier New" w:cs="Courier New"/>
        </w:rPr>
      </w:pPr>
      <w:ins w:id="350" w:author="Robert Kenney" w:date="2026-07-03T15:38:00Z" w16du:dateUtc="2026-07-03T19:38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3F105D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1D01B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7BB65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15:31:42] f004101</w:t>
      </w:r>
    </w:p>
    <w:p w14:paraId="4B43DA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512C6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3C5039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CB2E0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56875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37D9B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74D410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67939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3A9C2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(+1494 more rows) (rows [1;2;3;4;5])</w:t>
      </w:r>
    </w:p>
    <w:p w14:paraId="52A078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(+1494 more rows) (rows [1;2;3;4;5])</w:t>
      </w:r>
    </w:p>
    <w:p w14:paraId="1032F689" w14:textId="77777777" w:rsidR="00D65EE7" w:rsidRDefault="00D65EE7" w:rsidP="00D65EE7">
      <w:pPr>
        <w:pStyle w:val="PlainText"/>
        <w:rPr>
          <w:ins w:id="351" w:author="Robert Kenney" w:date="2026-07-03T15:39:00Z" w16du:dateUtc="2026-07-03T19:39:00Z"/>
          <w:rFonts w:ascii="Courier New" w:hAnsi="Courier New" w:cs="Courier New"/>
        </w:rPr>
      </w:pPr>
      <w:ins w:id="352" w:author="Robert Kenney" w:date="2026-07-03T15:39:00Z" w16du:dateUtc="2026-07-03T19:39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71387D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F3B64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48FCF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15:31:43] f004109</w:t>
      </w:r>
    </w:p>
    <w:p w14:paraId="5C1A19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03E31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1D0A4C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F1898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DAFF3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20CE9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04579C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301815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6F6FF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(+2491 more rows) (rows [1;2;3;4;5])</w:t>
      </w:r>
    </w:p>
    <w:p w14:paraId="6CACE0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(+2491 more rows) (rows [1;2;3;4;5])</w:t>
      </w:r>
    </w:p>
    <w:p w14:paraId="190B99B4" w14:textId="77777777" w:rsidR="00D65EE7" w:rsidRDefault="00D65EE7" w:rsidP="00D65EE7">
      <w:pPr>
        <w:pStyle w:val="PlainText"/>
        <w:rPr>
          <w:ins w:id="353" w:author="Robert Kenney" w:date="2026-07-03T15:39:00Z" w16du:dateUtc="2026-07-03T19:39:00Z"/>
          <w:rFonts w:ascii="Courier New" w:hAnsi="Courier New" w:cs="Courier New"/>
        </w:rPr>
      </w:pPr>
      <w:ins w:id="354" w:author="Robert Kenney" w:date="2026-07-03T15:39:00Z" w16du:dateUtc="2026-07-03T19:39:00Z">
        <w:r>
          <w:rPr>
            <w:rFonts w:ascii="Courier New" w:hAnsi="Courier New" w:cs="Courier New"/>
          </w:rPr>
          <w:lastRenderedPageBreak/>
          <w:t xml:space="preserve">There are no non-missing values of GLAREL or GLARER in this file. </w:t>
        </w:r>
      </w:ins>
    </w:p>
    <w:p w14:paraId="3F3CAC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5B929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B7A57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15:31:43] f004112</w:t>
      </w:r>
    </w:p>
    <w:p w14:paraId="1F6ADD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1CBC4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6150C4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2868B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E99A7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7C4D7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35809B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21E198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6B030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(+2148 more rows) (rows [1;2;3;4;5])</w:t>
      </w:r>
    </w:p>
    <w:p w14:paraId="103960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(+2148 more rows) (rows [1;2;3;4;5])</w:t>
      </w:r>
    </w:p>
    <w:p w14:paraId="46D46FDC" w14:textId="77777777" w:rsidR="00D65EE7" w:rsidRDefault="00D65EE7" w:rsidP="00D65EE7">
      <w:pPr>
        <w:pStyle w:val="PlainText"/>
        <w:rPr>
          <w:ins w:id="355" w:author="Robert Kenney" w:date="2026-07-03T15:39:00Z" w16du:dateUtc="2026-07-03T19:39:00Z"/>
          <w:rFonts w:ascii="Courier New" w:hAnsi="Courier New" w:cs="Courier New"/>
        </w:rPr>
      </w:pPr>
      <w:ins w:id="356" w:author="Robert Kenney" w:date="2026-07-03T15:39:00Z" w16du:dateUtc="2026-07-03T19:39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04406A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65113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F57A7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15:31:44] f004116</w:t>
      </w:r>
    </w:p>
    <w:p w14:paraId="40B6B4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C405C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0C20CA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0FE33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30DB0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F4367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27D391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7A89F9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A25B8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(+1663 more rows) (rows [1;2;3;4;5])</w:t>
      </w:r>
    </w:p>
    <w:p w14:paraId="3423FB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(+1663 more rows) (rows [1;2;3;4;5])</w:t>
      </w:r>
    </w:p>
    <w:p w14:paraId="694857F0" w14:textId="77777777" w:rsidR="00D65EE7" w:rsidRDefault="00D65EE7" w:rsidP="00D65EE7">
      <w:pPr>
        <w:pStyle w:val="PlainText"/>
        <w:rPr>
          <w:ins w:id="357" w:author="Robert Kenney" w:date="2026-07-03T15:39:00Z" w16du:dateUtc="2026-07-03T19:39:00Z"/>
          <w:rFonts w:ascii="Courier New" w:hAnsi="Courier New" w:cs="Courier New"/>
        </w:rPr>
      </w:pPr>
      <w:ins w:id="358" w:author="Robert Kenney" w:date="2026-07-03T15:39:00Z" w16du:dateUtc="2026-07-03T19:39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63840B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BC123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B8CDF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15:31:44] f004126</w:t>
      </w:r>
    </w:p>
    <w:p w14:paraId="06770E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074B7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38A1D9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42501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AAD98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0C976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0BC4D5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194A29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D2DD1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(+1448 more rows) (rows [1;2;3;4;5])</w:t>
      </w:r>
    </w:p>
    <w:p w14:paraId="71D48E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(+1448 more rows) (rows [1;2;3;4;5])</w:t>
      </w:r>
    </w:p>
    <w:p w14:paraId="1079FED3" w14:textId="77777777" w:rsidR="00D65EE7" w:rsidRDefault="00D65EE7" w:rsidP="00D65EE7">
      <w:pPr>
        <w:pStyle w:val="PlainText"/>
        <w:rPr>
          <w:ins w:id="359" w:author="Robert Kenney" w:date="2026-07-03T15:40:00Z" w16du:dateUtc="2026-07-03T19:40:00Z"/>
          <w:rFonts w:ascii="Courier New" w:hAnsi="Courier New" w:cs="Courier New"/>
        </w:rPr>
      </w:pPr>
      <w:ins w:id="360" w:author="Robert Kenney" w:date="2026-07-03T15:40:00Z" w16du:dateUtc="2026-07-03T19:40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027B6A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3B23D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7DF88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15:31:45] f004127</w:t>
      </w:r>
    </w:p>
    <w:p w14:paraId="558C6C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723E3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06DD4B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29F845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CA511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3AEFD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3B2FEC1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38800F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3CE85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(+1496 more rows) (rows [1;2;3;4;5])</w:t>
      </w:r>
    </w:p>
    <w:p w14:paraId="44F18F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(+1496 more rows) (rows [1;2;3;4;5])</w:t>
      </w:r>
    </w:p>
    <w:p w14:paraId="5E8DA1E3" w14:textId="77777777" w:rsidR="00D65EE7" w:rsidRDefault="00D65EE7" w:rsidP="00D65EE7">
      <w:pPr>
        <w:pStyle w:val="PlainText"/>
        <w:rPr>
          <w:ins w:id="361" w:author="Robert Kenney" w:date="2026-07-03T15:40:00Z" w16du:dateUtc="2026-07-03T19:40:00Z"/>
          <w:rFonts w:ascii="Courier New" w:hAnsi="Courier New" w:cs="Courier New"/>
        </w:rPr>
      </w:pPr>
      <w:ins w:id="362" w:author="Robert Kenney" w:date="2026-07-03T15:40:00Z" w16du:dateUtc="2026-07-03T19:40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0221C2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42AD7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A9E43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15:31:45] f004129</w:t>
      </w:r>
    </w:p>
    <w:p w14:paraId="048BCA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1E6C6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0D596A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A586A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CFE71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849E1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455292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BD246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CE0B6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GLAREL: GLAREL contains invalid value(s) not in GLARE lookup table: 9 (+807 more rows) (rows [1;2;3;4;5])</w:t>
      </w:r>
    </w:p>
    <w:p w14:paraId="73C8BF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(+807 more rows) (rows [1;2;3;4;5])</w:t>
      </w:r>
    </w:p>
    <w:p w14:paraId="218CB9E2" w14:textId="77777777" w:rsidR="00D65EE7" w:rsidRDefault="00D65EE7" w:rsidP="00D65EE7">
      <w:pPr>
        <w:pStyle w:val="PlainText"/>
        <w:rPr>
          <w:ins w:id="363" w:author="Robert Kenney" w:date="2026-07-03T15:40:00Z" w16du:dateUtc="2026-07-03T19:40:00Z"/>
          <w:rFonts w:ascii="Courier New" w:hAnsi="Courier New" w:cs="Courier New"/>
        </w:rPr>
      </w:pPr>
      <w:ins w:id="364" w:author="Robert Kenney" w:date="2026-07-03T15:40:00Z" w16du:dateUtc="2026-07-03T19:40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7763AD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5FF4F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EA77A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15:31:46] f004131</w:t>
      </w:r>
    </w:p>
    <w:p w14:paraId="2A218F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48E27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3C9090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0FFED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55932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9EB09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18DD9A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877CE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728DA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(+1281 more rows) (rows [1;2;3;4;5])</w:t>
      </w:r>
    </w:p>
    <w:p w14:paraId="7565BE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(+1281 more rows) (rows [1;2;3;4;5])</w:t>
      </w:r>
    </w:p>
    <w:p w14:paraId="0476D844" w14:textId="77777777" w:rsidR="00D65EE7" w:rsidRDefault="00D65EE7" w:rsidP="00D65EE7">
      <w:pPr>
        <w:pStyle w:val="PlainText"/>
        <w:rPr>
          <w:ins w:id="365" w:author="Robert Kenney" w:date="2026-07-03T15:41:00Z" w16du:dateUtc="2026-07-03T19:41:00Z"/>
          <w:rFonts w:ascii="Courier New" w:hAnsi="Courier New" w:cs="Courier New"/>
        </w:rPr>
      </w:pPr>
      <w:ins w:id="366" w:author="Robert Kenney" w:date="2026-07-03T15:41:00Z" w16du:dateUtc="2026-07-03T19:41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5B4DF7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923B1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94BBC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15:31:46] f004133</w:t>
      </w:r>
    </w:p>
    <w:p w14:paraId="7999BA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9A644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1A92B0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88D71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55414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59208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7E5324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6A5F4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79427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GLAREL: GLAREL contains invalid value(s) not in GLARE lookup table: 9 (+575 more rows) (rows [1;2;3;4;5])</w:t>
      </w:r>
    </w:p>
    <w:p w14:paraId="49C9AC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9 (+575 more rows) (rows [1;2;3;4;5])</w:t>
      </w:r>
    </w:p>
    <w:p w14:paraId="36317EE4" w14:textId="77777777" w:rsidR="00D65EE7" w:rsidRDefault="00D65EE7" w:rsidP="00D65EE7">
      <w:pPr>
        <w:pStyle w:val="PlainText"/>
        <w:rPr>
          <w:ins w:id="367" w:author="Robert Kenney" w:date="2026-07-03T15:41:00Z" w16du:dateUtc="2026-07-03T19:41:00Z"/>
          <w:rFonts w:ascii="Courier New" w:hAnsi="Courier New" w:cs="Courier New"/>
        </w:rPr>
      </w:pPr>
      <w:ins w:id="368" w:author="Robert Kenney" w:date="2026-07-03T15:41:00Z" w16du:dateUtc="2026-07-03T19:41:00Z">
        <w:r>
          <w:rPr>
            <w:rFonts w:ascii="Courier New" w:hAnsi="Courier New" w:cs="Courier New"/>
          </w:rPr>
          <w:t xml:space="preserve">There are no non-missing values of GLAREL or GLARER in this file. </w:t>
        </w:r>
      </w:ins>
    </w:p>
    <w:p w14:paraId="58DAC1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B497C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D4319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15:31:47] f011048</w:t>
      </w:r>
    </w:p>
    <w:p w14:paraId="02240E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C4CAF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4EDC0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00FAF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4C1F7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03148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5DAFCA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3BF690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D03AF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25 (rows 3298)</w:t>
      </w:r>
    </w:p>
    <w:p w14:paraId="49A07A83" w14:textId="77777777" w:rsidR="00D65EE7" w:rsidRDefault="00D65EE7" w:rsidP="00D65EE7">
      <w:pPr>
        <w:pStyle w:val="PlainText"/>
        <w:rPr>
          <w:ins w:id="369" w:author="Robert Kenney" w:date="2026-07-03T15:44:00Z" w16du:dateUtc="2026-07-03T19:44:00Z"/>
          <w:rFonts w:ascii="Courier New" w:hAnsi="Courier New" w:cs="Courier New"/>
        </w:rPr>
      </w:pPr>
      <w:ins w:id="370" w:author="Robert Kenney" w:date="2026-07-03T15:44:00Z" w16du:dateUtc="2026-07-03T19:44:00Z">
        <w:r>
          <w:rPr>
            <w:rFonts w:ascii="Courier New" w:hAnsi="Courier New" w:cs="Courier New"/>
          </w:rPr>
          <w:t>There are no non-missing values of ANHEAD in this file</w:t>
        </w:r>
      </w:ins>
    </w:p>
    <w:p w14:paraId="117B60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52573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8DFA2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15:31:47] f023132</w:t>
      </w:r>
    </w:p>
    <w:p w14:paraId="466430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CAC89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5217A1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F90D6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288BC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2AC05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4C6475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50833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6A7FE61" w14:textId="77777777" w:rsidR="00C63700" w:rsidRDefault="00C63700" w:rsidP="00C63700">
      <w:pPr>
        <w:pStyle w:val="PlainText"/>
        <w:rPr>
          <w:ins w:id="371" w:author="Robert Kenney" w:date="2026-07-03T15:52:00Z" w16du:dateUtc="2026-07-03T19:52:00Z"/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BEHAV: Incompatible behaviors recorded: Dead/stranded animal cannot have active swimming behavior (rows 84)</w:t>
      </w:r>
    </w:p>
    <w:p w14:paraId="4107FD9D" w14:textId="7B5A65C2" w:rsidR="00E339E1" w:rsidRPr="00C63700" w:rsidRDefault="00E339E1" w:rsidP="00C63700">
      <w:pPr>
        <w:pStyle w:val="PlainText"/>
        <w:rPr>
          <w:rFonts w:ascii="Courier New" w:hAnsi="Courier New" w:cs="Courier New"/>
        </w:rPr>
      </w:pPr>
      <w:ins w:id="372" w:author="Robert Kenney" w:date="2026-07-03T15:53:00Z" w16du:dateUtc="2026-07-03T19:53:00Z">
        <w:r w:rsidRPr="00E339E1">
          <w:rPr>
            <w:rFonts w:ascii="Courier New" w:hAnsi="Courier New" w:cs="Courier New"/>
            <w:highlight w:val="cyan"/>
            <w:rPrChange w:id="373" w:author="Robert Kenney" w:date="2026-07-03T15:54:00Z" w16du:dateUtc="2026-07-03T19:54:00Z">
              <w:rPr>
                <w:rFonts w:ascii="Courier New" w:hAnsi="Courier New" w:cs="Courier New"/>
              </w:rPr>
            </w:rPrChange>
          </w:rPr>
          <w:t>BEHAV6=missing.</w:t>
        </w:r>
        <w:r>
          <w:rPr>
            <w:rFonts w:ascii="Courier New" w:hAnsi="Courier New" w:cs="Courier New"/>
          </w:rPr>
          <w:t xml:space="preserve"> Spurious value snuck in because of how they sometimes varied the number of BEHAV columns within one year’s collection of </w:t>
        </w:r>
      </w:ins>
      <w:ins w:id="374" w:author="Robert Kenney" w:date="2026-07-03T15:54:00Z" w16du:dateUtc="2026-07-03T19:54:00Z">
        <w:r>
          <w:rPr>
            <w:rFonts w:ascii="Courier New" w:hAnsi="Courier New" w:cs="Courier New"/>
          </w:rPr>
          <w:t>survey files</w:t>
        </w:r>
      </w:ins>
      <w:ins w:id="375" w:author="Robert Kenney" w:date="2026-07-06T13:59:00Z" w16du:dateUtc="2026-07-06T17:59:00Z">
        <w:r w:rsidR="006C705C">
          <w:rPr>
            <w:rFonts w:ascii="Courier New" w:hAnsi="Courier New" w:cs="Courier New"/>
          </w:rPr>
          <w:t xml:space="preserve"> until I told them to cut it out!</w:t>
        </w:r>
      </w:ins>
    </w:p>
    <w:p w14:paraId="55D6CF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CF232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29954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15:31:48] f103013</w:t>
      </w:r>
    </w:p>
    <w:p w14:paraId="2F5C72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88F2D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 xml:space="preserve">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77C48E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A8A9B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2711E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8A3D5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1034EB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593F09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25960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NUMCALF: NUMCALF (3) exceeds total NUMBER (1) (rows 869)</w:t>
      </w:r>
    </w:p>
    <w:p w14:paraId="19E95F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NUMCALF=3 for non-mammal species (TAXCODE=5) (rows 869, EVENTNO=869)</w:t>
      </w:r>
    </w:p>
    <w:p w14:paraId="055D2608" w14:textId="77777777" w:rsidR="00E339E1" w:rsidRDefault="00E339E1" w:rsidP="00C63700">
      <w:pPr>
        <w:pStyle w:val="PlainText"/>
        <w:rPr>
          <w:ins w:id="376" w:author="Robert Kenney" w:date="2026-07-03T15:55:00Z" w16du:dateUtc="2026-07-03T19:55:00Z"/>
          <w:rFonts w:ascii="Courier New" w:hAnsi="Courier New" w:cs="Courier New"/>
        </w:rPr>
      </w:pPr>
      <w:ins w:id="377" w:author="Robert Kenney" w:date="2026-07-03T15:54:00Z" w16du:dateUtc="2026-07-03T19:54:00Z">
        <w:r w:rsidRPr="00E339E1">
          <w:rPr>
            <w:rFonts w:ascii="Courier New" w:hAnsi="Courier New" w:cs="Courier New"/>
            <w:highlight w:val="cyan"/>
            <w:rPrChange w:id="378" w:author="Robert Kenney" w:date="2026-07-03T15:55:00Z" w16du:dateUtc="2026-07-03T19:55:00Z">
              <w:rPr>
                <w:rFonts w:ascii="Courier New" w:hAnsi="Courier New" w:cs="Courier New"/>
              </w:rPr>
            </w:rPrChange>
          </w:rPr>
          <w:t>Fixed by deleting NUMCALF</w:t>
        </w:r>
      </w:ins>
      <w:ins w:id="379" w:author="Robert Kenney" w:date="2026-07-03T15:55:00Z" w16du:dateUtc="2026-07-03T19:55:00Z">
        <w:r w:rsidRPr="00E339E1">
          <w:rPr>
            <w:rFonts w:ascii="Courier New" w:hAnsi="Courier New" w:cs="Courier New"/>
            <w:highlight w:val="cyan"/>
            <w:rPrChange w:id="380" w:author="Robert Kenney" w:date="2026-07-03T15:55:00Z" w16du:dateUtc="2026-07-03T19:55:00Z">
              <w:rPr>
                <w:rFonts w:ascii="Courier New" w:hAnsi="Courier New" w:cs="Courier New"/>
              </w:rPr>
            </w:rPrChange>
          </w:rPr>
          <w:t>s for all turtle sightings</w:t>
        </w:r>
      </w:ins>
    </w:p>
    <w:p w14:paraId="29141D3E" w14:textId="7203583E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3B28D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3DAB2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15:31:48] f203360</w:t>
      </w:r>
    </w:p>
    <w:p w14:paraId="27F30D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2473F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724F6A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BAEEF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11BA4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C7885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06B430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9BA2C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64D54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24 (rows 1250)</w:t>
      </w:r>
    </w:p>
    <w:p w14:paraId="10CF7DF5" w14:textId="77777777" w:rsidR="00E339E1" w:rsidRDefault="00E339E1" w:rsidP="00E339E1">
      <w:pPr>
        <w:pStyle w:val="PlainText"/>
        <w:rPr>
          <w:ins w:id="381" w:author="Robert Kenney" w:date="2026-07-03T15:58:00Z" w16du:dateUtc="2026-07-03T19:58:00Z"/>
          <w:rFonts w:ascii="Courier New" w:hAnsi="Courier New" w:cs="Courier New"/>
        </w:rPr>
      </w:pPr>
      <w:ins w:id="382" w:author="Robert Kenney" w:date="2026-07-03T15:58:00Z" w16du:dateUtc="2026-07-03T19:58:00Z">
        <w:r>
          <w:rPr>
            <w:rFonts w:ascii="Courier New" w:hAnsi="Courier New" w:cs="Courier New"/>
          </w:rPr>
          <w:t>There are no non-missing values of ANHEAD in this file</w:t>
        </w:r>
      </w:ins>
    </w:p>
    <w:p w14:paraId="5FB936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F7CC8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117B1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15:31:49] f203363</w:t>
      </w:r>
    </w:p>
    <w:p w14:paraId="14F6B9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8452B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709639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E2ED9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667F8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DA306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422DDA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7414FC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41FDC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1269, EVENTNO=1369)</w:t>
      </w:r>
    </w:p>
    <w:p w14:paraId="70186E75" w14:textId="77777777" w:rsidR="00E339E1" w:rsidRDefault="00E339E1" w:rsidP="00C63700">
      <w:pPr>
        <w:pStyle w:val="PlainText"/>
        <w:rPr>
          <w:ins w:id="383" w:author="Robert Kenney" w:date="2026-07-03T15:58:00Z" w16du:dateUtc="2026-07-03T19:58:00Z"/>
          <w:rFonts w:ascii="Courier New" w:hAnsi="Courier New" w:cs="Courier New"/>
        </w:rPr>
      </w:pPr>
      <w:ins w:id="384" w:author="Robert Kenney" w:date="2026-07-03T15:58:00Z" w16du:dateUtc="2026-07-03T19:58:00Z">
        <w:r>
          <w:rPr>
            <w:rFonts w:ascii="Courier New" w:hAnsi="Courier New" w:cs="Courier New"/>
          </w:rPr>
          <w:t>Fixed</w:t>
        </w:r>
      </w:ins>
    </w:p>
    <w:p w14:paraId="354EB232" w14:textId="6B6DD886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716E7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4C3BF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15:31:49] f305013</w:t>
      </w:r>
    </w:p>
    <w:p w14:paraId="5493AD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06216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0E040E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C99CF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3C494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7738E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572DCC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Warnings: 0</w:t>
      </w:r>
    </w:p>
    <w:p w14:paraId="12F88C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42B07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PHOTOS: PHOTOS contains invalid value(s) not in PHOTOS lookup table: 0 (rows [380;411])</w:t>
      </w:r>
    </w:p>
    <w:p w14:paraId="54DB5390" w14:textId="77777777" w:rsidR="00E0776B" w:rsidRDefault="00E0776B" w:rsidP="00C63700">
      <w:pPr>
        <w:pStyle w:val="PlainText"/>
        <w:rPr>
          <w:ins w:id="385" w:author="Robert Kenney" w:date="2026-07-03T16:00:00Z" w16du:dateUtc="2026-07-03T20:00:00Z"/>
          <w:rFonts w:ascii="Courier New" w:hAnsi="Courier New" w:cs="Courier New"/>
        </w:rPr>
      </w:pPr>
      <w:ins w:id="386" w:author="Robert Kenney" w:date="2026-07-03T16:00:00Z" w16du:dateUtc="2026-07-03T20:00:00Z">
        <w:r>
          <w:rPr>
            <w:rFonts w:ascii="Courier New" w:hAnsi="Courier New" w:cs="Courier New"/>
          </w:rPr>
          <w:t>Nine sightings, all with PHOTOS=1</w:t>
        </w:r>
      </w:ins>
    </w:p>
    <w:p w14:paraId="61BBE222" w14:textId="3BE4D565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FDF17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CA6D1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15:31:49] f403111</w:t>
      </w:r>
    </w:p>
    <w:p w14:paraId="16B33D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541D0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7 warnings (0 acknowledged, 7 new)</w:t>
      </w:r>
    </w:p>
    <w:p w14:paraId="78DF78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01F92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65598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CCBE6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5442F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7</w:t>
      </w:r>
    </w:p>
    <w:p w14:paraId="73E89B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DAB63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SURFTEMP: SURFTEMP &lt;-2Â°C - below typical ocean minimum (rows 152, EVENTNO=152)</w:t>
      </w:r>
    </w:p>
    <w:p w14:paraId="732717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SURFTEMP: SURFTEMP &lt;-2Â°C - below typical ocean minimum (rows 153, EVENTNO=153)</w:t>
      </w:r>
    </w:p>
    <w:p w14:paraId="3DCB02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SURFTEMP: SURFTEMP &lt;-2Â°C - below typical ocean minimum (rows 154, EVENTNO=154)</w:t>
      </w:r>
    </w:p>
    <w:p w14:paraId="302EAF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SURFTEMP: SURFTEMP &lt;-2Â°C - below typical ocean minimum (rows 155, EVENTNO=155)</w:t>
      </w:r>
    </w:p>
    <w:p w14:paraId="0A08C8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SURFTEMP: SURFTEMP &lt;-2Â°C - below typical ocean minimum (rows 156, EVENTNO=156)</w:t>
      </w:r>
    </w:p>
    <w:p w14:paraId="0E0211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SURFTEMP: SURFTEMP &lt;-2Â°C - below typical ocean minimum (rows 157, EVENTNO=157)</w:t>
      </w:r>
    </w:p>
    <w:p w14:paraId="005CAA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SURFTEMP: SURFTEMP &lt;-2Â°C - below typical ocean minimum (rows 158, EVENTNO=158)</w:t>
      </w:r>
    </w:p>
    <w:p w14:paraId="14C02BF7" w14:textId="3893AE44" w:rsidR="00E0776B" w:rsidRDefault="00E0776B" w:rsidP="00C63700">
      <w:pPr>
        <w:pStyle w:val="PlainText"/>
        <w:rPr>
          <w:ins w:id="387" w:author="Robert Kenney" w:date="2026-07-03T16:08:00Z" w16du:dateUtc="2026-07-03T20:08:00Z"/>
          <w:rFonts w:ascii="Courier New" w:hAnsi="Courier New" w:cs="Courier New"/>
        </w:rPr>
      </w:pPr>
      <w:ins w:id="388" w:author="Robert Kenney" w:date="2026-07-03T16:07:00Z" w16du:dateUtc="2026-07-03T20:07:00Z">
        <w:r>
          <w:rPr>
            <w:rFonts w:ascii="Courier New" w:hAnsi="Courier New" w:cs="Courier New"/>
          </w:rPr>
          <w:t xml:space="preserve">They were </w:t>
        </w:r>
        <w:proofErr w:type="gramStart"/>
        <w:r>
          <w:rPr>
            <w:rFonts w:ascii="Courier New" w:hAnsi="Courier New" w:cs="Courier New"/>
          </w:rPr>
          <w:t>in the midst of</w:t>
        </w:r>
        <w:proofErr w:type="gramEnd"/>
        <w:r>
          <w:rPr>
            <w:rFonts w:ascii="Courier New" w:hAnsi="Courier New" w:cs="Courier New"/>
          </w:rPr>
          <w:t xml:space="preserve"> circling a right whale, so maybe the sensor got </w:t>
        </w:r>
        <w:proofErr w:type="spellStart"/>
        <w:r>
          <w:rPr>
            <w:rFonts w:ascii="Courier New" w:hAnsi="Courier New" w:cs="Courier New"/>
          </w:rPr>
          <w:t>fubared</w:t>
        </w:r>
        <w:proofErr w:type="spellEnd"/>
        <w:r>
          <w:rPr>
            <w:rFonts w:ascii="Courier New" w:hAnsi="Courier New" w:cs="Courier New"/>
          </w:rPr>
          <w:t xml:space="preserve"> for a time.</w:t>
        </w:r>
      </w:ins>
      <w:ins w:id="389" w:author="Robert Kenney" w:date="2026-07-03T16:08:00Z" w16du:dateUtc="2026-07-03T20:08:00Z">
        <w:r>
          <w:rPr>
            <w:rFonts w:ascii="Courier New" w:hAnsi="Courier New" w:cs="Courier New"/>
          </w:rPr>
          <w:t xml:space="preserve"> </w:t>
        </w:r>
      </w:ins>
      <w:ins w:id="390" w:author="Robert Kenney" w:date="2026-07-03T16:09:00Z" w16du:dateUtc="2026-07-03T20:09:00Z">
        <w:r>
          <w:rPr>
            <w:rFonts w:ascii="Courier New" w:hAnsi="Courier New" w:cs="Courier New"/>
          </w:rPr>
          <w:t xml:space="preserve">And I think they gave up recording </w:t>
        </w:r>
      </w:ins>
      <w:ins w:id="391" w:author="Robert Kenney" w:date="2026-07-03T16:10:00Z" w16du:dateUtc="2026-07-03T20:10:00Z">
        <w:r>
          <w:rPr>
            <w:rFonts w:ascii="Courier New" w:hAnsi="Courier New" w:cs="Courier New"/>
          </w:rPr>
          <w:t xml:space="preserve">SSTs when they decided their sensor wasn’t that reliable. </w:t>
        </w:r>
      </w:ins>
      <w:ins w:id="392" w:author="Robert Kenney" w:date="2026-07-03T16:08:00Z" w16du:dateUtc="2026-07-03T20:08:00Z">
        <w:r>
          <w:rPr>
            <w:rFonts w:ascii="Courier New" w:hAnsi="Courier New" w:cs="Courier New"/>
          </w:rPr>
          <w:t xml:space="preserve">I’m not inclined to do anything, since </w:t>
        </w:r>
      </w:ins>
      <w:ins w:id="393" w:author="Robert Kenney" w:date="2026-07-03T16:09:00Z" w16du:dateUtc="2026-07-03T20:09:00Z">
        <w:r>
          <w:rPr>
            <w:rFonts w:ascii="Courier New" w:hAnsi="Courier New" w:cs="Courier New"/>
          </w:rPr>
          <w:t>nobody uses these data now (satellite temperatures are more synoptic and reliable).</w:t>
        </w:r>
      </w:ins>
    </w:p>
    <w:p w14:paraId="7DF87534" w14:textId="4B3D966A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FB540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771C9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15:31:50] f403158</w:t>
      </w:r>
    </w:p>
    <w:p w14:paraId="533BFA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EF4B3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4C8D28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E4F85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BCB4C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13DE4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2E64A2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65BAAE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5D60D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GLARER: GLARER contains invalid value(s) not in GLARE lookup table: 7 (rows [96;103])</w:t>
      </w:r>
    </w:p>
    <w:p w14:paraId="7717973F" w14:textId="77777777" w:rsidR="00AE44EA" w:rsidRDefault="00AE44EA" w:rsidP="00C63700">
      <w:pPr>
        <w:pStyle w:val="PlainText"/>
        <w:rPr>
          <w:ins w:id="394" w:author="Robert Kenney" w:date="2026-07-03T16:13:00Z" w16du:dateUtc="2026-07-03T20:13:00Z"/>
          <w:rFonts w:ascii="Courier New" w:hAnsi="Courier New" w:cs="Courier New"/>
        </w:rPr>
      </w:pPr>
      <w:ins w:id="395" w:author="Robert Kenney" w:date="2026-07-03T16:12:00Z" w16du:dateUtc="2026-07-03T20:12:00Z">
        <w:r>
          <w:rPr>
            <w:rFonts w:ascii="Courier New" w:hAnsi="Courier New" w:cs="Courier New"/>
          </w:rPr>
          <w:lastRenderedPageBreak/>
          <w:t>There are no GLA</w:t>
        </w:r>
      </w:ins>
      <w:ins w:id="396" w:author="Robert Kenney" w:date="2026-07-03T16:13:00Z" w16du:dateUtc="2026-07-03T20:13:00Z">
        <w:r>
          <w:rPr>
            <w:rFonts w:ascii="Courier New" w:hAnsi="Courier New" w:cs="Courier New"/>
          </w:rPr>
          <w:t>REs above 3 in this file.</w:t>
        </w:r>
      </w:ins>
    </w:p>
    <w:p w14:paraId="3FE3BD30" w14:textId="660C0B3A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EDDB43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A56F9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15:31:50] f405194</w:t>
      </w:r>
    </w:p>
    <w:p w14:paraId="35B219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C91E8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549C36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7DBBB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3C193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43233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4E727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02DAB6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BA647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NUMBER=100 exceeds threshold 50 for SPECCODE=RIWH (source: TAXCODE 1 default). Verify count. (rows 140, EVENTNO=140)</w:t>
      </w:r>
    </w:p>
    <w:p w14:paraId="552325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(100) unusually large - verify count (rows 140, EVENTNO=140)</w:t>
      </w:r>
    </w:p>
    <w:p w14:paraId="4390B8E6" w14:textId="77777777" w:rsidR="00AE44EA" w:rsidRDefault="00AE44EA" w:rsidP="00C63700">
      <w:pPr>
        <w:pStyle w:val="PlainText"/>
        <w:rPr>
          <w:ins w:id="397" w:author="Robert Kenney" w:date="2026-07-03T16:15:00Z" w16du:dateUtc="2026-07-03T20:15:00Z"/>
          <w:rFonts w:ascii="Courier New" w:hAnsi="Courier New" w:cs="Courier New"/>
        </w:rPr>
      </w:pPr>
      <w:ins w:id="398" w:author="Robert Kenney" w:date="2026-07-03T16:14:00Z" w16du:dateUtc="2026-07-03T20:14:00Z">
        <w:r>
          <w:rPr>
            <w:rFonts w:ascii="Courier New" w:hAnsi="Courier New" w:cs="Courier New"/>
          </w:rPr>
          <w:t>Their practice was to break on a sighting</w:t>
        </w:r>
      </w:ins>
      <w:ins w:id="399" w:author="Robert Kenney" w:date="2026-07-03T16:15:00Z" w16du:dateUtc="2026-07-03T20:15:00Z">
        <w:r>
          <w:rPr>
            <w:rFonts w:ascii="Courier New" w:hAnsi="Courier New" w:cs="Courier New"/>
          </w:rPr>
          <w:t>, circle around taking photos and marking individuals, then using the total number photographed in the area as NUMBER for the original sighting.</w:t>
        </w:r>
      </w:ins>
    </w:p>
    <w:p w14:paraId="405AB44B" w14:textId="3C487A8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2C379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013AF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15:31:50] f405195</w:t>
      </w:r>
    </w:p>
    <w:p w14:paraId="1E45EB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B717E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4C04B6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BC95D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72061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03933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4D8428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6209A3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6DCD2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NUMBER=53 exceeds threshold 50 for SPECCODE=RIWH (source: TAXCODE 1 default). Verify count. (rows 50, EVENTNO=50)</w:t>
      </w:r>
    </w:p>
    <w:p w14:paraId="00815D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(53) unusually large - verify count (rows 50, EVENTNO=50)</w:t>
      </w:r>
    </w:p>
    <w:p w14:paraId="4435CF91" w14:textId="77777777" w:rsidR="00AE44EA" w:rsidRDefault="00AE44EA" w:rsidP="00C63700">
      <w:pPr>
        <w:pStyle w:val="PlainText"/>
        <w:rPr>
          <w:ins w:id="400" w:author="Robert Kenney" w:date="2026-07-03T16:16:00Z" w16du:dateUtc="2026-07-03T20:16:00Z"/>
          <w:rFonts w:ascii="Courier New" w:hAnsi="Courier New" w:cs="Courier New"/>
        </w:rPr>
      </w:pPr>
      <w:ins w:id="401" w:author="Robert Kenney" w:date="2026-07-03T16:16:00Z" w16du:dateUtc="2026-07-03T20:16:00Z">
        <w:r>
          <w:rPr>
            <w:rFonts w:ascii="Courier New" w:hAnsi="Courier New" w:cs="Courier New"/>
          </w:rPr>
          <w:t>Same again.</w:t>
        </w:r>
      </w:ins>
    </w:p>
    <w:p w14:paraId="7DFABEF3" w14:textId="57146364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77C5E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930DB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15:31:51] f418162</w:t>
      </w:r>
    </w:p>
    <w:p w14:paraId="026C77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62991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Error: Validation failed: 0 errors, 2 warnings (0 acknowledged, 2 new)</w:t>
      </w:r>
    </w:p>
    <w:p w14:paraId="53B33A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DE29D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9B149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14C85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FB558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5B1E34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0D9B0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NUMBER=58 exceeds threshold 50 for SPECCODE=RIWH (source: TAXCODE 1 default). Verify count. (rows 327, EVENTNO=328)</w:t>
      </w:r>
    </w:p>
    <w:p w14:paraId="2A5E35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(58) unusually large - verify count (rows 327, EVENTNO=328)</w:t>
      </w:r>
    </w:p>
    <w:p w14:paraId="50FD2A44" w14:textId="77777777" w:rsidR="00AE44EA" w:rsidRDefault="00AE44EA" w:rsidP="00C63700">
      <w:pPr>
        <w:pStyle w:val="PlainText"/>
        <w:rPr>
          <w:ins w:id="402" w:author="Robert Kenney" w:date="2026-07-03T16:16:00Z" w16du:dateUtc="2026-07-03T20:16:00Z"/>
          <w:rFonts w:ascii="Courier New" w:hAnsi="Courier New" w:cs="Courier New"/>
        </w:rPr>
      </w:pPr>
      <w:ins w:id="403" w:author="Robert Kenney" w:date="2026-07-03T16:16:00Z" w16du:dateUtc="2026-07-03T20:16:00Z">
        <w:r>
          <w:rPr>
            <w:rFonts w:ascii="Courier New" w:hAnsi="Courier New" w:cs="Courier New"/>
          </w:rPr>
          <w:t>Same again</w:t>
        </w:r>
      </w:ins>
    </w:p>
    <w:p w14:paraId="7B35611A" w14:textId="1289F15D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9DB2A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80C1D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15:31:51] f419015</w:t>
      </w:r>
    </w:p>
    <w:p w14:paraId="03DEF8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BFC33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354824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BA675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C02C1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0D268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30122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7D83C4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312A8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NUMBER=80 exceeds threshold 50 for SPECCODE=RIWH (source: TAXCODE 1 default). Verify count. (rows 307, EVENTNO=3140)</w:t>
      </w:r>
    </w:p>
    <w:p w14:paraId="3DE683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(80) unusually large - verify count (rows 307, EVENTNO=3140)</w:t>
      </w:r>
    </w:p>
    <w:p w14:paraId="46350B63" w14:textId="77777777" w:rsidR="00AE44EA" w:rsidRDefault="00AE44EA" w:rsidP="00C63700">
      <w:pPr>
        <w:pStyle w:val="PlainText"/>
        <w:rPr>
          <w:ins w:id="404" w:author="Robert Kenney" w:date="2026-07-03T16:16:00Z" w16du:dateUtc="2026-07-03T20:16:00Z"/>
          <w:rFonts w:ascii="Courier New" w:hAnsi="Courier New" w:cs="Courier New"/>
        </w:rPr>
      </w:pPr>
      <w:ins w:id="405" w:author="Robert Kenney" w:date="2026-07-03T16:16:00Z" w16du:dateUtc="2026-07-03T20:16:00Z">
        <w:r>
          <w:rPr>
            <w:rFonts w:ascii="Courier New" w:hAnsi="Courier New" w:cs="Courier New"/>
          </w:rPr>
          <w:t>Same again</w:t>
        </w:r>
      </w:ins>
    </w:p>
    <w:p w14:paraId="4F4A00F1" w14:textId="4CF09FF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512F0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2B254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15:31:52] f419197</w:t>
      </w:r>
    </w:p>
    <w:p w14:paraId="2E520B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C9B3F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0AD129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535F2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1A9E3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D923D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E4387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2FB9CF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Details:</w:t>
      </w:r>
    </w:p>
    <w:p w14:paraId="0661A8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NUMBER=57 exceeds threshold 50 for SPECCODE=RIWH (source: TAXCODE 1 default). Verify count. (rows 28, EVENTNO=280)</w:t>
      </w:r>
    </w:p>
    <w:p w14:paraId="6B8139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(57) unusually large - verify count (rows 28, EVENTNO=280)</w:t>
      </w:r>
    </w:p>
    <w:p w14:paraId="67F41FB2" w14:textId="77777777" w:rsidR="00AE44EA" w:rsidRDefault="00AE44EA" w:rsidP="00C63700">
      <w:pPr>
        <w:pStyle w:val="PlainText"/>
        <w:rPr>
          <w:ins w:id="406" w:author="Robert Kenney" w:date="2026-07-03T16:16:00Z" w16du:dateUtc="2026-07-03T20:16:00Z"/>
          <w:rFonts w:ascii="Courier New" w:hAnsi="Courier New" w:cs="Courier New"/>
        </w:rPr>
      </w:pPr>
      <w:ins w:id="407" w:author="Robert Kenney" w:date="2026-07-03T16:16:00Z" w16du:dateUtc="2026-07-03T20:16:00Z">
        <w:r>
          <w:rPr>
            <w:rFonts w:ascii="Courier New" w:hAnsi="Courier New" w:cs="Courier New"/>
          </w:rPr>
          <w:t>Same again</w:t>
        </w:r>
      </w:ins>
    </w:p>
    <w:p w14:paraId="577F4D4E" w14:textId="301D1D2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9C594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BE109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15:31:52] f419226</w:t>
      </w:r>
    </w:p>
    <w:p w14:paraId="4323BA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CC3A2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083EAF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7CE13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7E08B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C5389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BC57C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025267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E6A78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NUMBER=60 exceeds threshold 50 for SPECCODE=RIWH (source: TAXCODE 1 default). Verify count. (rows 881, EVENTNO=8910)</w:t>
      </w:r>
    </w:p>
    <w:p w14:paraId="45A601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(60) unusually large - verify count (rows 881, EVENTNO=8910)</w:t>
      </w:r>
    </w:p>
    <w:p w14:paraId="0911222E" w14:textId="77777777" w:rsidR="00AE44EA" w:rsidRDefault="00AE44EA" w:rsidP="00C63700">
      <w:pPr>
        <w:pStyle w:val="PlainText"/>
        <w:rPr>
          <w:ins w:id="408" w:author="Robert Kenney" w:date="2026-07-03T16:17:00Z" w16du:dateUtc="2026-07-03T20:17:00Z"/>
          <w:rFonts w:ascii="Courier New" w:hAnsi="Courier New" w:cs="Courier New"/>
        </w:rPr>
      </w:pPr>
      <w:ins w:id="409" w:author="Robert Kenney" w:date="2026-07-03T16:17:00Z" w16du:dateUtc="2026-07-03T20:17:00Z">
        <w:r>
          <w:rPr>
            <w:rFonts w:ascii="Courier New" w:hAnsi="Courier New" w:cs="Courier New"/>
          </w:rPr>
          <w:t>Same again</w:t>
        </w:r>
      </w:ins>
    </w:p>
    <w:p w14:paraId="0C92FBD0" w14:textId="300D4B5E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DD31C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6F08E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15:31:53] f419227</w:t>
      </w:r>
    </w:p>
    <w:p w14:paraId="75A08B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B25D8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65E8A3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8C6B4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9FCF8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8D062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5D4D45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785E67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8BD1A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NUMBER=65 exceeds threshold 50 for SPECCODE=RIWH (source: TAXCODE 1 default). Verify count. (rows 203, EVENTNO=2060)</w:t>
      </w:r>
    </w:p>
    <w:p w14:paraId="69AB2C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(65) unusually large - verify count (rows 203, EVENTNO=2060)</w:t>
      </w:r>
    </w:p>
    <w:p w14:paraId="18DDB897" w14:textId="77777777" w:rsidR="00AE44EA" w:rsidRDefault="00AE44EA" w:rsidP="00C63700">
      <w:pPr>
        <w:pStyle w:val="PlainText"/>
        <w:rPr>
          <w:ins w:id="410" w:author="Robert Kenney" w:date="2026-07-03T16:17:00Z" w16du:dateUtc="2026-07-03T20:17:00Z"/>
          <w:rFonts w:ascii="Courier New" w:hAnsi="Courier New" w:cs="Courier New"/>
        </w:rPr>
      </w:pPr>
      <w:ins w:id="411" w:author="Robert Kenney" w:date="2026-07-03T16:17:00Z" w16du:dateUtc="2026-07-03T20:17:00Z">
        <w:r>
          <w:rPr>
            <w:rFonts w:ascii="Courier New" w:hAnsi="Courier New" w:cs="Courier New"/>
          </w:rPr>
          <w:t>Same again</w:t>
        </w:r>
      </w:ins>
    </w:p>
    <w:p w14:paraId="66EA2054" w14:textId="41C0B49D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14:paraId="3EE733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6B807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15:31:53] f419237</w:t>
      </w:r>
    </w:p>
    <w:p w14:paraId="1D0BCF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92C85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6BFA5C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EAE49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F36DA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65D2D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FA339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63F343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67AC4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NUMBER=53 exceeds threshold 50 for SPECCODE=RIWH (source: TAXCODE 1 default). Verify count. (rows 353, EVENTNO=3560)</w:t>
      </w:r>
    </w:p>
    <w:p w14:paraId="2EDE26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(53) unusually large - verify count (rows 353, EVENTNO=3560)</w:t>
      </w:r>
    </w:p>
    <w:p w14:paraId="0EF347D3" w14:textId="77777777" w:rsidR="00AE44EA" w:rsidRDefault="00AE44EA" w:rsidP="00C63700">
      <w:pPr>
        <w:pStyle w:val="PlainText"/>
        <w:rPr>
          <w:ins w:id="412" w:author="Robert Kenney" w:date="2026-07-03T16:17:00Z" w16du:dateUtc="2026-07-03T20:17:00Z"/>
          <w:rFonts w:ascii="Courier New" w:hAnsi="Courier New" w:cs="Courier New"/>
        </w:rPr>
      </w:pPr>
      <w:ins w:id="413" w:author="Robert Kenney" w:date="2026-07-03T16:17:00Z" w16du:dateUtc="2026-07-03T20:17:00Z">
        <w:r>
          <w:rPr>
            <w:rFonts w:ascii="Courier New" w:hAnsi="Courier New" w:cs="Courier New"/>
          </w:rPr>
          <w:t>Same again</w:t>
        </w:r>
      </w:ins>
    </w:p>
    <w:p w14:paraId="1B73FD09" w14:textId="618A3A81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BBEFD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91FC3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15:31:54] f503168</w:t>
      </w:r>
    </w:p>
    <w:p w14:paraId="52AD98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8D066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1DFC3B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0870B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7CDA9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7DE96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13DD7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2C7A4B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AA462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(TAXCODE=0) (rows 551, EVENTNO=551)</w:t>
      </w:r>
    </w:p>
    <w:p w14:paraId="42739353" w14:textId="77777777" w:rsidR="00AE44EA" w:rsidRDefault="00AE44EA" w:rsidP="00C63700">
      <w:pPr>
        <w:pStyle w:val="PlainText"/>
        <w:rPr>
          <w:ins w:id="414" w:author="Robert Kenney" w:date="2026-07-03T16:19:00Z" w16du:dateUtc="2026-07-03T20:19:00Z"/>
          <w:rFonts w:ascii="Courier New" w:hAnsi="Courier New" w:cs="Courier New"/>
        </w:rPr>
      </w:pPr>
      <w:ins w:id="415" w:author="Robert Kenney" w:date="2026-07-03T16:18:00Z" w16du:dateUtc="2026-07-03T20:18:00Z">
        <w:r w:rsidRPr="00AE44EA">
          <w:rPr>
            <w:rFonts w:ascii="Courier New" w:hAnsi="Courier New" w:cs="Courier New"/>
            <w:highlight w:val="cyan"/>
            <w:rPrChange w:id="416" w:author="Robert Kenney" w:date="2026-07-03T16:19:00Z" w16du:dateUtc="2026-07-03T20:19:00Z">
              <w:rPr>
                <w:rFonts w:ascii="Courier New" w:hAnsi="Courier New" w:cs="Courier New"/>
              </w:rPr>
            </w:rPrChange>
          </w:rPr>
          <w:t>Bozos</w:t>
        </w:r>
      </w:ins>
      <w:ins w:id="417" w:author="Robert Kenney" w:date="2026-07-03T16:19:00Z" w16du:dateUtc="2026-07-03T20:19:00Z">
        <w:r w:rsidRPr="00AE44EA">
          <w:rPr>
            <w:rFonts w:ascii="Courier New" w:hAnsi="Courier New" w:cs="Courier New"/>
            <w:highlight w:val="cyan"/>
            <w:rPrChange w:id="418" w:author="Robert Kenney" w:date="2026-07-03T16:19:00Z" w16du:dateUtc="2026-07-03T20:19:00Z">
              <w:rPr>
                <w:rFonts w:ascii="Courier New" w:hAnsi="Courier New" w:cs="Courier New"/>
              </w:rPr>
            </w:rPrChange>
          </w:rPr>
          <w:t>! Tankers don’t have calves. NUMCALF=missing</w:t>
        </w:r>
      </w:ins>
    </w:p>
    <w:p w14:paraId="3F6113EA" w14:textId="5E0D61F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A45DE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5818D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15:31:54] f600049</w:t>
      </w:r>
    </w:p>
    <w:p w14:paraId="461014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1E90F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15147A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DB3CD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5E7B1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48436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7F3B20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Warnings: 1</w:t>
      </w:r>
    </w:p>
    <w:p w14:paraId="1A6AD1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F027D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25, EVENTNO=17)</w:t>
      </w:r>
    </w:p>
    <w:p w14:paraId="3DBD17AA" w14:textId="77777777" w:rsidR="00AE44EA" w:rsidRDefault="00AE44EA" w:rsidP="00C63700">
      <w:pPr>
        <w:pStyle w:val="PlainText"/>
        <w:rPr>
          <w:ins w:id="419" w:author="Robert Kenney" w:date="2026-07-03T16:20:00Z" w16du:dateUtc="2026-07-03T20:20:00Z"/>
          <w:rFonts w:ascii="Courier New" w:hAnsi="Courier New" w:cs="Courier New"/>
        </w:rPr>
      </w:pPr>
      <w:ins w:id="420" w:author="Robert Kenney" w:date="2026-07-03T16:20:00Z" w16du:dateUtc="2026-07-03T20:20:00Z">
        <w:r>
          <w:rPr>
            <w:rFonts w:ascii="Courier New" w:hAnsi="Courier New" w:cs="Courier New"/>
          </w:rPr>
          <w:t>Fixed</w:t>
        </w:r>
      </w:ins>
    </w:p>
    <w:p w14:paraId="6DA7C678" w14:textId="6EB8AC76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875E3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DB6D2F2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[29-Jun-2026 15:31:55] f601353</w:t>
      </w:r>
    </w:p>
    <w:p w14:paraId="29C75672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Type: Validation error</w:t>
      </w:r>
    </w:p>
    <w:p w14:paraId="5F4C26A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Error: Validation failed: 0 errors, 1 </w:t>
      </w:r>
      <w:proofErr w:type="gramStart"/>
      <w:r w:rsidRPr="00933500">
        <w:rPr>
          <w:rFonts w:ascii="Courier New" w:hAnsi="Courier New" w:cs="Courier New"/>
        </w:rPr>
        <w:t>warnings</w:t>
      </w:r>
      <w:proofErr w:type="gramEnd"/>
      <w:r w:rsidRPr="00933500">
        <w:rPr>
          <w:rFonts w:ascii="Courier New" w:hAnsi="Courier New" w:cs="Courier New"/>
        </w:rPr>
        <w:t xml:space="preserve"> (0 acknowledged, 1 new)</w:t>
      </w:r>
    </w:p>
    <w:p w14:paraId="0773F3AB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ID: </w:t>
      </w:r>
      <w:proofErr w:type="spellStart"/>
      <w:r w:rsidRPr="00933500">
        <w:rPr>
          <w:rFonts w:ascii="Courier New" w:hAnsi="Courier New" w:cs="Courier New"/>
        </w:rPr>
        <w:t>Ingestion:ValidationFailed</w:t>
      </w:r>
      <w:proofErr w:type="spellEnd"/>
    </w:p>
    <w:p w14:paraId="0657AB89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Location: </w:t>
      </w:r>
      <w:proofErr w:type="spellStart"/>
      <w:r w:rsidRPr="00933500">
        <w:rPr>
          <w:rFonts w:ascii="Courier New" w:hAnsi="Courier New" w:cs="Courier New"/>
        </w:rPr>
        <w:t>BatchUploader.uploadSurvey</w:t>
      </w:r>
      <w:proofErr w:type="spellEnd"/>
      <w:r w:rsidRPr="00933500">
        <w:rPr>
          <w:rFonts w:ascii="Courier New" w:hAnsi="Courier New" w:cs="Courier New"/>
        </w:rPr>
        <w:t xml:space="preserve"> (line 375)</w:t>
      </w:r>
    </w:p>
    <w:p w14:paraId="6C5C5406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Validation Details:</w:t>
      </w:r>
    </w:p>
    <w:p w14:paraId="2D105F4B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Errors: 0</w:t>
      </w:r>
    </w:p>
    <w:p w14:paraId="6824967D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Warnings: 1</w:t>
      </w:r>
    </w:p>
    <w:p w14:paraId="5EAE15DF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Details:</w:t>
      </w:r>
    </w:p>
    <w:p w14:paraId="5789EB65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  - [WARNING] NUMCALF: NUMCALF=2 for non-mammal species (TAXCODE=0) (rows 96, EVENTNO=100)</w:t>
      </w:r>
    </w:p>
    <w:p w14:paraId="1B4C74FD" w14:textId="739B1648" w:rsidR="00933500" w:rsidRDefault="00933500" w:rsidP="00C63700">
      <w:pPr>
        <w:pStyle w:val="PlainText"/>
        <w:rPr>
          <w:ins w:id="421" w:author="Robert Kenney" w:date="2026-07-03T17:10:00Z" w16du:dateUtc="2026-07-03T21:10:00Z"/>
          <w:rFonts w:ascii="Courier New" w:hAnsi="Courier New" w:cs="Courier New"/>
        </w:rPr>
      </w:pPr>
      <w:ins w:id="422" w:author="Robert Kenney" w:date="2026-07-03T17:09:00Z" w16du:dateUtc="2026-07-03T21:09:00Z">
        <w:r>
          <w:rPr>
            <w:rFonts w:ascii="Courier New" w:hAnsi="Courier New" w:cs="Courier New"/>
          </w:rPr>
          <w:t xml:space="preserve">This is just carelessness ... a sighting of 7 BODOs with 2 calves </w:t>
        </w:r>
      </w:ins>
      <w:ins w:id="423" w:author="Robert Kenney" w:date="2026-07-03T17:10:00Z" w16du:dateUtc="2026-07-03T21:10:00Z">
        <w:r>
          <w:rPr>
            <w:rFonts w:ascii="Courier New" w:hAnsi="Courier New" w:cs="Courier New"/>
          </w:rPr>
          <w:t xml:space="preserve">and a simultaneous sighting of two shrimp boats with 2 calves. </w:t>
        </w:r>
      </w:ins>
      <w:ins w:id="424" w:author="Robert Kenney" w:date="2026-07-03T17:11:00Z" w16du:dateUtc="2026-07-03T21:11:00Z">
        <w:r w:rsidRPr="00933500">
          <w:rPr>
            <w:rFonts w:ascii="Courier New" w:hAnsi="Courier New" w:cs="Courier New"/>
            <w:highlight w:val="cyan"/>
            <w:rPrChange w:id="425" w:author="Robert Kenney" w:date="2026-07-03T17:12:00Z" w16du:dateUtc="2026-07-03T21:12:00Z">
              <w:rPr>
                <w:rFonts w:ascii="Courier New" w:hAnsi="Courier New" w:cs="Courier New"/>
              </w:rPr>
            </w:rPrChange>
          </w:rPr>
          <w:t>I think I’m going to just do another global change ... IF TAXCODE=0 THEN NUMCALF = .</w:t>
        </w:r>
      </w:ins>
    </w:p>
    <w:p w14:paraId="6118644C" w14:textId="261C0083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--------------------------------------------------------------------------------</w:t>
      </w:r>
    </w:p>
    <w:p w14:paraId="7FCC92F2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</w:p>
    <w:p w14:paraId="662E37DC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[29-Jun-2026 15:31:55] f602008</w:t>
      </w:r>
    </w:p>
    <w:p w14:paraId="1621ED22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Type: Validation error</w:t>
      </w:r>
    </w:p>
    <w:p w14:paraId="2E92EEA5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Error: Validation failed: 0 errors, 1 </w:t>
      </w:r>
      <w:proofErr w:type="gramStart"/>
      <w:r w:rsidRPr="00933500">
        <w:rPr>
          <w:rFonts w:ascii="Courier New" w:hAnsi="Courier New" w:cs="Courier New"/>
        </w:rPr>
        <w:t>warnings</w:t>
      </w:r>
      <w:proofErr w:type="gramEnd"/>
      <w:r w:rsidRPr="00933500">
        <w:rPr>
          <w:rFonts w:ascii="Courier New" w:hAnsi="Courier New" w:cs="Courier New"/>
        </w:rPr>
        <w:t xml:space="preserve"> (0 acknowledged, 1 new)</w:t>
      </w:r>
    </w:p>
    <w:p w14:paraId="55D9F9BF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ID: </w:t>
      </w:r>
      <w:proofErr w:type="spellStart"/>
      <w:r w:rsidRPr="00933500">
        <w:rPr>
          <w:rFonts w:ascii="Courier New" w:hAnsi="Courier New" w:cs="Courier New"/>
        </w:rPr>
        <w:t>Ingestion:ValidationFailed</w:t>
      </w:r>
      <w:proofErr w:type="spellEnd"/>
    </w:p>
    <w:p w14:paraId="264EEB01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Location: </w:t>
      </w:r>
      <w:proofErr w:type="spellStart"/>
      <w:r w:rsidRPr="00933500">
        <w:rPr>
          <w:rFonts w:ascii="Courier New" w:hAnsi="Courier New" w:cs="Courier New"/>
        </w:rPr>
        <w:t>BatchUploader.uploadSurvey</w:t>
      </w:r>
      <w:proofErr w:type="spellEnd"/>
      <w:r w:rsidRPr="00933500">
        <w:rPr>
          <w:rFonts w:ascii="Courier New" w:hAnsi="Courier New" w:cs="Courier New"/>
        </w:rPr>
        <w:t xml:space="preserve"> (line 375)</w:t>
      </w:r>
    </w:p>
    <w:p w14:paraId="3C9A5E4E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Validation Details:</w:t>
      </w:r>
    </w:p>
    <w:p w14:paraId="0920A11E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Errors: 0</w:t>
      </w:r>
    </w:p>
    <w:p w14:paraId="43D1BA04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Warnings: 1</w:t>
      </w:r>
    </w:p>
    <w:p w14:paraId="5FD9F52E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Details:</w:t>
      </w:r>
    </w:p>
    <w:p w14:paraId="479FDBB9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  - [WARNING] NUMCALF: NUMCALF=1 for non-mammal species (TAXCODE=0) (rows 219, EVENTNO=222)</w:t>
      </w:r>
    </w:p>
    <w:p w14:paraId="19565006" w14:textId="77777777" w:rsidR="00933500" w:rsidRDefault="00933500" w:rsidP="00C63700">
      <w:pPr>
        <w:pStyle w:val="PlainText"/>
        <w:rPr>
          <w:ins w:id="426" w:author="Robert Kenney" w:date="2026-07-03T17:12:00Z" w16du:dateUtc="2026-07-03T21:12:00Z"/>
          <w:rFonts w:ascii="Courier New" w:hAnsi="Courier New" w:cs="Courier New"/>
        </w:rPr>
      </w:pPr>
      <w:ins w:id="427" w:author="Robert Kenney" w:date="2026-07-03T17:12:00Z" w16du:dateUtc="2026-07-03T21:12:00Z">
        <w:r>
          <w:rPr>
            <w:rFonts w:ascii="Courier New" w:hAnsi="Courier New" w:cs="Courier New"/>
          </w:rPr>
          <w:t>Fixed</w:t>
        </w:r>
      </w:ins>
    </w:p>
    <w:p w14:paraId="5ABD2544" w14:textId="5CF40AFC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--------------------------------------------------------------------------------</w:t>
      </w:r>
    </w:p>
    <w:p w14:paraId="254B9279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</w:p>
    <w:p w14:paraId="5F3EED9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[29-Jun-2026 15:31:55] f602017</w:t>
      </w:r>
    </w:p>
    <w:p w14:paraId="0C2DBE8F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Type: Validation error</w:t>
      </w:r>
    </w:p>
    <w:p w14:paraId="51F41B5C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Error: Validation failed: 0 errors, 1 </w:t>
      </w:r>
      <w:proofErr w:type="gramStart"/>
      <w:r w:rsidRPr="00933500">
        <w:rPr>
          <w:rFonts w:ascii="Courier New" w:hAnsi="Courier New" w:cs="Courier New"/>
        </w:rPr>
        <w:t>warnings</w:t>
      </w:r>
      <w:proofErr w:type="gramEnd"/>
      <w:r w:rsidRPr="00933500">
        <w:rPr>
          <w:rFonts w:ascii="Courier New" w:hAnsi="Courier New" w:cs="Courier New"/>
        </w:rPr>
        <w:t xml:space="preserve"> (0 acknowledged, 1 new)</w:t>
      </w:r>
    </w:p>
    <w:p w14:paraId="1CCA871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ID: </w:t>
      </w:r>
      <w:proofErr w:type="spellStart"/>
      <w:r w:rsidRPr="00933500">
        <w:rPr>
          <w:rFonts w:ascii="Courier New" w:hAnsi="Courier New" w:cs="Courier New"/>
        </w:rPr>
        <w:t>Ingestion:ValidationFailed</w:t>
      </w:r>
      <w:proofErr w:type="spellEnd"/>
    </w:p>
    <w:p w14:paraId="20AD6210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lastRenderedPageBreak/>
        <w:t xml:space="preserve">Location: </w:t>
      </w:r>
      <w:proofErr w:type="spellStart"/>
      <w:r w:rsidRPr="00933500">
        <w:rPr>
          <w:rFonts w:ascii="Courier New" w:hAnsi="Courier New" w:cs="Courier New"/>
        </w:rPr>
        <w:t>BatchUploader.uploadSurvey</w:t>
      </w:r>
      <w:proofErr w:type="spellEnd"/>
      <w:r w:rsidRPr="00933500">
        <w:rPr>
          <w:rFonts w:ascii="Courier New" w:hAnsi="Courier New" w:cs="Courier New"/>
        </w:rPr>
        <w:t xml:space="preserve"> (line 375)</w:t>
      </w:r>
    </w:p>
    <w:p w14:paraId="3697B816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Validation Details:</w:t>
      </w:r>
    </w:p>
    <w:p w14:paraId="757DE746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Errors: 0</w:t>
      </w:r>
    </w:p>
    <w:p w14:paraId="7A1E6CFA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Warnings: 1</w:t>
      </w:r>
    </w:p>
    <w:p w14:paraId="7C47991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Details:</w:t>
      </w:r>
    </w:p>
    <w:p w14:paraId="61C92BAC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  - [WARNING] NUMCALF: NUMCALF=1 for non-mammal species (TAXCODE=0) (rows 489, EVENTNO=498)</w:t>
      </w:r>
    </w:p>
    <w:p w14:paraId="61AE2428" w14:textId="77777777" w:rsidR="00933500" w:rsidRDefault="00933500" w:rsidP="00C63700">
      <w:pPr>
        <w:pStyle w:val="PlainText"/>
        <w:rPr>
          <w:ins w:id="428" w:author="Robert Kenney" w:date="2026-07-03T17:12:00Z" w16du:dateUtc="2026-07-03T21:12:00Z"/>
          <w:rFonts w:ascii="Courier New" w:hAnsi="Courier New" w:cs="Courier New"/>
        </w:rPr>
      </w:pPr>
      <w:ins w:id="429" w:author="Robert Kenney" w:date="2026-07-03T17:12:00Z" w16du:dateUtc="2026-07-03T21:12:00Z">
        <w:r>
          <w:rPr>
            <w:rFonts w:ascii="Courier New" w:hAnsi="Courier New" w:cs="Courier New"/>
          </w:rPr>
          <w:t>Fixed</w:t>
        </w:r>
      </w:ins>
    </w:p>
    <w:p w14:paraId="7D9D4C5C" w14:textId="121C45CA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--------------------------------------------------------------------------------</w:t>
      </w:r>
    </w:p>
    <w:p w14:paraId="16874E53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</w:p>
    <w:p w14:paraId="5FD48504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[29-Jun-2026 15:31:56] f602018</w:t>
      </w:r>
    </w:p>
    <w:p w14:paraId="76FFD380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Type: Validation error</w:t>
      </w:r>
    </w:p>
    <w:p w14:paraId="4F61C8AA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Error: Validation failed: 0 errors, 1 </w:t>
      </w:r>
      <w:proofErr w:type="gramStart"/>
      <w:r w:rsidRPr="00933500">
        <w:rPr>
          <w:rFonts w:ascii="Courier New" w:hAnsi="Courier New" w:cs="Courier New"/>
        </w:rPr>
        <w:t>warnings</w:t>
      </w:r>
      <w:proofErr w:type="gramEnd"/>
      <w:r w:rsidRPr="00933500">
        <w:rPr>
          <w:rFonts w:ascii="Courier New" w:hAnsi="Courier New" w:cs="Courier New"/>
        </w:rPr>
        <w:t xml:space="preserve"> (0 acknowledged, 1 new)</w:t>
      </w:r>
    </w:p>
    <w:p w14:paraId="755C02A3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ID: </w:t>
      </w:r>
      <w:proofErr w:type="spellStart"/>
      <w:r w:rsidRPr="00933500">
        <w:rPr>
          <w:rFonts w:ascii="Courier New" w:hAnsi="Courier New" w:cs="Courier New"/>
        </w:rPr>
        <w:t>Ingestion:ValidationFailed</w:t>
      </w:r>
      <w:proofErr w:type="spellEnd"/>
    </w:p>
    <w:p w14:paraId="65DE221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Location: </w:t>
      </w:r>
      <w:proofErr w:type="spellStart"/>
      <w:r w:rsidRPr="00933500">
        <w:rPr>
          <w:rFonts w:ascii="Courier New" w:hAnsi="Courier New" w:cs="Courier New"/>
        </w:rPr>
        <w:t>BatchUploader.uploadSurvey</w:t>
      </w:r>
      <w:proofErr w:type="spellEnd"/>
      <w:r w:rsidRPr="00933500">
        <w:rPr>
          <w:rFonts w:ascii="Courier New" w:hAnsi="Courier New" w:cs="Courier New"/>
        </w:rPr>
        <w:t xml:space="preserve"> (line 375)</w:t>
      </w:r>
    </w:p>
    <w:p w14:paraId="15CEEEBA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Validation Details:</w:t>
      </w:r>
    </w:p>
    <w:p w14:paraId="3EA920A6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Errors: 0</w:t>
      </w:r>
    </w:p>
    <w:p w14:paraId="79565A4A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Warnings: 1</w:t>
      </w:r>
    </w:p>
    <w:p w14:paraId="00D2CEDC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Details:</w:t>
      </w:r>
    </w:p>
    <w:p w14:paraId="325678B5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  - [WARNING] NUMCALF: NUMCALF=1 for non-mammal species (TAXCODE=0) (rows 440, EVENTNO=459)</w:t>
      </w:r>
    </w:p>
    <w:p w14:paraId="67BC10D3" w14:textId="77777777" w:rsidR="00933500" w:rsidRDefault="00933500" w:rsidP="00C63700">
      <w:pPr>
        <w:pStyle w:val="PlainText"/>
        <w:rPr>
          <w:ins w:id="430" w:author="Robert Kenney" w:date="2026-07-03T17:12:00Z" w16du:dateUtc="2026-07-03T21:12:00Z"/>
          <w:rFonts w:ascii="Courier New" w:hAnsi="Courier New" w:cs="Courier New"/>
        </w:rPr>
      </w:pPr>
      <w:ins w:id="431" w:author="Robert Kenney" w:date="2026-07-03T17:12:00Z" w16du:dateUtc="2026-07-03T21:12:00Z">
        <w:r>
          <w:rPr>
            <w:rFonts w:ascii="Courier New" w:hAnsi="Courier New" w:cs="Courier New"/>
          </w:rPr>
          <w:t>Fixed</w:t>
        </w:r>
      </w:ins>
    </w:p>
    <w:p w14:paraId="3A6186BB" w14:textId="2934C025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--------------------------------------------------------------------------------</w:t>
      </w:r>
    </w:p>
    <w:p w14:paraId="4A7A8425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</w:p>
    <w:p w14:paraId="592C5742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[29-Jun-2026 15:31:56] f602020</w:t>
      </w:r>
    </w:p>
    <w:p w14:paraId="151C5453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Type: Validation error</w:t>
      </w:r>
    </w:p>
    <w:p w14:paraId="7ADBA35B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Error: Validation failed: 0 errors, 1 </w:t>
      </w:r>
      <w:proofErr w:type="gramStart"/>
      <w:r w:rsidRPr="00933500">
        <w:rPr>
          <w:rFonts w:ascii="Courier New" w:hAnsi="Courier New" w:cs="Courier New"/>
        </w:rPr>
        <w:t>warnings</w:t>
      </w:r>
      <w:proofErr w:type="gramEnd"/>
      <w:r w:rsidRPr="00933500">
        <w:rPr>
          <w:rFonts w:ascii="Courier New" w:hAnsi="Courier New" w:cs="Courier New"/>
        </w:rPr>
        <w:t xml:space="preserve"> (0 acknowledged, 1 new)</w:t>
      </w:r>
    </w:p>
    <w:p w14:paraId="5716C48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ID: </w:t>
      </w:r>
      <w:proofErr w:type="spellStart"/>
      <w:r w:rsidRPr="00933500">
        <w:rPr>
          <w:rFonts w:ascii="Courier New" w:hAnsi="Courier New" w:cs="Courier New"/>
        </w:rPr>
        <w:t>Ingestion:ValidationFailed</w:t>
      </w:r>
      <w:proofErr w:type="spellEnd"/>
    </w:p>
    <w:p w14:paraId="1F7E739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Location: </w:t>
      </w:r>
      <w:proofErr w:type="spellStart"/>
      <w:r w:rsidRPr="00933500">
        <w:rPr>
          <w:rFonts w:ascii="Courier New" w:hAnsi="Courier New" w:cs="Courier New"/>
        </w:rPr>
        <w:t>BatchUploader.uploadSurvey</w:t>
      </w:r>
      <w:proofErr w:type="spellEnd"/>
      <w:r w:rsidRPr="00933500">
        <w:rPr>
          <w:rFonts w:ascii="Courier New" w:hAnsi="Courier New" w:cs="Courier New"/>
        </w:rPr>
        <w:t xml:space="preserve"> (line 375)</w:t>
      </w:r>
    </w:p>
    <w:p w14:paraId="51254E0F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Validation Details:</w:t>
      </w:r>
    </w:p>
    <w:p w14:paraId="1F306600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Errors: 0</w:t>
      </w:r>
    </w:p>
    <w:p w14:paraId="1EC5CB9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Warnings: 1</w:t>
      </w:r>
    </w:p>
    <w:p w14:paraId="25204589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Details:</w:t>
      </w:r>
    </w:p>
    <w:p w14:paraId="62185EE7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    - [WARNING] NUMCALF: NUMCALF=1 for non-mammal species (TAXCODE=0) (rows 375, EVENTNO=381)</w:t>
      </w:r>
    </w:p>
    <w:p w14:paraId="2D6A2FC8" w14:textId="77777777" w:rsidR="00933500" w:rsidRDefault="00933500" w:rsidP="00C63700">
      <w:pPr>
        <w:pStyle w:val="PlainText"/>
        <w:rPr>
          <w:ins w:id="432" w:author="Robert Kenney" w:date="2026-07-03T17:12:00Z" w16du:dateUtc="2026-07-03T21:12:00Z"/>
          <w:rFonts w:ascii="Courier New" w:hAnsi="Courier New" w:cs="Courier New"/>
        </w:rPr>
      </w:pPr>
      <w:ins w:id="433" w:author="Robert Kenney" w:date="2026-07-03T17:12:00Z" w16du:dateUtc="2026-07-03T21:12:00Z">
        <w:r>
          <w:rPr>
            <w:rFonts w:ascii="Courier New" w:hAnsi="Courier New" w:cs="Courier New"/>
          </w:rPr>
          <w:t>Fixed</w:t>
        </w:r>
      </w:ins>
    </w:p>
    <w:p w14:paraId="5BFD9E5B" w14:textId="6040B4EF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--------------------------------------------------------------------------------</w:t>
      </w:r>
    </w:p>
    <w:p w14:paraId="2BB0EC1E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</w:p>
    <w:p w14:paraId="3D5EF352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[29-Jun-2026 15:31:56] f602023</w:t>
      </w:r>
    </w:p>
    <w:p w14:paraId="7EA96202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Type: Validation error</w:t>
      </w:r>
    </w:p>
    <w:p w14:paraId="4321E308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Error: Validation failed: 0 errors, 1 </w:t>
      </w:r>
      <w:proofErr w:type="gramStart"/>
      <w:r w:rsidRPr="00933500">
        <w:rPr>
          <w:rFonts w:ascii="Courier New" w:hAnsi="Courier New" w:cs="Courier New"/>
        </w:rPr>
        <w:t>warnings</w:t>
      </w:r>
      <w:proofErr w:type="gramEnd"/>
      <w:r w:rsidRPr="00933500">
        <w:rPr>
          <w:rFonts w:ascii="Courier New" w:hAnsi="Courier New" w:cs="Courier New"/>
        </w:rPr>
        <w:t xml:space="preserve"> (0 acknowledged, 1 new)</w:t>
      </w:r>
    </w:p>
    <w:p w14:paraId="060F90F0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lastRenderedPageBreak/>
        <w:t xml:space="preserve">ID: </w:t>
      </w:r>
      <w:proofErr w:type="spellStart"/>
      <w:r w:rsidRPr="00933500">
        <w:rPr>
          <w:rFonts w:ascii="Courier New" w:hAnsi="Courier New" w:cs="Courier New"/>
        </w:rPr>
        <w:t>Ingestion:ValidationFailed</w:t>
      </w:r>
      <w:proofErr w:type="spellEnd"/>
    </w:p>
    <w:p w14:paraId="1E37F14D" w14:textId="77777777" w:rsidR="00C63700" w:rsidRPr="009335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 xml:space="preserve">Location: </w:t>
      </w:r>
      <w:proofErr w:type="spellStart"/>
      <w:r w:rsidRPr="00933500">
        <w:rPr>
          <w:rFonts w:ascii="Courier New" w:hAnsi="Courier New" w:cs="Courier New"/>
        </w:rPr>
        <w:t>BatchUploader.uploadSurvey</w:t>
      </w:r>
      <w:proofErr w:type="spellEnd"/>
      <w:r w:rsidRPr="00933500">
        <w:rPr>
          <w:rFonts w:ascii="Courier New" w:hAnsi="Courier New" w:cs="Courier New"/>
        </w:rPr>
        <w:t xml:space="preserve"> (line 375)</w:t>
      </w:r>
    </w:p>
    <w:p w14:paraId="6330CD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933500">
        <w:rPr>
          <w:rFonts w:ascii="Courier New" w:hAnsi="Courier New" w:cs="Courier New"/>
        </w:rPr>
        <w:t>Validation Details:</w:t>
      </w:r>
    </w:p>
    <w:p w14:paraId="624C2A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EF4C7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2F9930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2E131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(TAXCODE=0) (rows 126, EVENTNO=132)</w:t>
      </w:r>
    </w:p>
    <w:p w14:paraId="505BBD64" w14:textId="77777777" w:rsidR="00933500" w:rsidRDefault="00933500" w:rsidP="00C63700">
      <w:pPr>
        <w:pStyle w:val="PlainText"/>
        <w:rPr>
          <w:ins w:id="434" w:author="Robert Kenney" w:date="2026-07-03T17:13:00Z" w16du:dateUtc="2026-07-03T21:13:00Z"/>
          <w:rFonts w:ascii="Courier New" w:hAnsi="Courier New" w:cs="Courier New"/>
        </w:rPr>
      </w:pPr>
      <w:ins w:id="435" w:author="Robert Kenney" w:date="2026-07-03T17:13:00Z" w16du:dateUtc="2026-07-03T21:13:00Z">
        <w:r>
          <w:rPr>
            <w:rFonts w:ascii="Courier New" w:hAnsi="Courier New" w:cs="Courier New"/>
          </w:rPr>
          <w:t>Fixed</w:t>
        </w:r>
      </w:ins>
    </w:p>
    <w:p w14:paraId="3424CF8B" w14:textId="1156F759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33AC3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07CA4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15:31:57] f602024</w:t>
      </w:r>
    </w:p>
    <w:p w14:paraId="48C3D2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B6619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36F856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00B85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51D99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B8B64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D9902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4210B5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60B07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(TAXCODE=0) (rows 74, EVENTNO=82)</w:t>
      </w:r>
    </w:p>
    <w:p w14:paraId="4647EAA1" w14:textId="77777777" w:rsidR="00933500" w:rsidRDefault="00933500" w:rsidP="00C63700">
      <w:pPr>
        <w:pStyle w:val="PlainText"/>
        <w:rPr>
          <w:ins w:id="436" w:author="Robert Kenney" w:date="2026-07-03T17:13:00Z" w16du:dateUtc="2026-07-03T21:13:00Z"/>
          <w:rFonts w:ascii="Courier New" w:hAnsi="Courier New" w:cs="Courier New"/>
        </w:rPr>
      </w:pPr>
      <w:ins w:id="437" w:author="Robert Kenney" w:date="2026-07-03T17:13:00Z" w16du:dateUtc="2026-07-03T21:13:00Z">
        <w:r>
          <w:rPr>
            <w:rFonts w:ascii="Courier New" w:hAnsi="Courier New" w:cs="Courier New"/>
          </w:rPr>
          <w:t>Fixed</w:t>
        </w:r>
      </w:ins>
    </w:p>
    <w:p w14:paraId="403835B2" w14:textId="6F4507C4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770B3C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9AE73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15:31:57] f602059</w:t>
      </w:r>
    </w:p>
    <w:p w14:paraId="4493A4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F2A83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4D0ED3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CE6A7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7A2EB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026B3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77B5FF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1C2045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D1C21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(TAXCODE=0) (rows 242, EVENTNO=247)</w:t>
      </w:r>
    </w:p>
    <w:p w14:paraId="6416CBCA" w14:textId="77777777" w:rsidR="00933500" w:rsidRDefault="00933500" w:rsidP="00C63700">
      <w:pPr>
        <w:pStyle w:val="PlainText"/>
        <w:rPr>
          <w:ins w:id="438" w:author="Robert Kenney" w:date="2026-07-03T17:13:00Z" w16du:dateUtc="2026-07-03T21:13:00Z"/>
          <w:rFonts w:ascii="Courier New" w:hAnsi="Courier New" w:cs="Courier New"/>
        </w:rPr>
      </w:pPr>
      <w:ins w:id="439" w:author="Robert Kenney" w:date="2026-07-03T17:13:00Z" w16du:dateUtc="2026-07-03T21:13:00Z">
        <w:r>
          <w:rPr>
            <w:rFonts w:ascii="Courier New" w:hAnsi="Courier New" w:cs="Courier New"/>
          </w:rPr>
          <w:t>Fixed</w:t>
        </w:r>
      </w:ins>
    </w:p>
    <w:p w14:paraId="5B32C16C" w14:textId="45E7AE4E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5333D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9DA8F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15:31:58] f602077</w:t>
      </w:r>
    </w:p>
    <w:p w14:paraId="30BE02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46072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031390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09D44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C66E1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1DB0E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BC8AA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0C3D2F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256AF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803, EVENTNO=810)</w:t>
      </w:r>
    </w:p>
    <w:p w14:paraId="5C9595C0" w14:textId="77777777" w:rsidR="00933500" w:rsidRDefault="00933500" w:rsidP="00C63700">
      <w:pPr>
        <w:pStyle w:val="PlainText"/>
        <w:rPr>
          <w:ins w:id="440" w:author="Robert Kenney" w:date="2026-07-03T17:13:00Z" w16du:dateUtc="2026-07-03T21:13:00Z"/>
          <w:rFonts w:ascii="Courier New" w:hAnsi="Courier New" w:cs="Courier New"/>
        </w:rPr>
      </w:pPr>
      <w:ins w:id="441" w:author="Robert Kenney" w:date="2026-07-03T17:13:00Z" w16du:dateUtc="2026-07-03T21:13:00Z">
        <w:r>
          <w:rPr>
            <w:rFonts w:ascii="Courier New" w:hAnsi="Courier New" w:cs="Courier New"/>
          </w:rPr>
          <w:t>Fixed</w:t>
        </w:r>
      </w:ins>
    </w:p>
    <w:p w14:paraId="72A73623" w14:textId="6978DBCF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3D4DB4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7ECB7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15:31:58] f602083</w:t>
      </w:r>
    </w:p>
    <w:p w14:paraId="7F5A46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555A9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025905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C3D05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C16B4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E1B1C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12A39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4BE34E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A380C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(TAXCODE=0) (rows 594, EVENTNO=598)</w:t>
      </w:r>
    </w:p>
    <w:p w14:paraId="38659F91" w14:textId="77777777" w:rsidR="00933500" w:rsidRDefault="00933500" w:rsidP="00C63700">
      <w:pPr>
        <w:pStyle w:val="PlainText"/>
        <w:rPr>
          <w:ins w:id="442" w:author="Robert Kenney" w:date="2026-07-03T17:13:00Z" w16du:dateUtc="2026-07-03T21:13:00Z"/>
          <w:rFonts w:ascii="Courier New" w:hAnsi="Courier New" w:cs="Courier New"/>
        </w:rPr>
      </w:pPr>
      <w:ins w:id="443" w:author="Robert Kenney" w:date="2026-07-03T17:13:00Z" w16du:dateUtc="2026-07-03T21:13:00Z">
        <w:r>
          <w:rPr>
            <w:rFonts w:ascii="Courier New" w:hAnsi="Courier New" w:cs="Courier New"/>
          </w:rPr>
          <w:t>Fixed</w:t>
        </w:r>
      </w:ins>
    </w:p>
    <w:p w14:paraId="03565D04" w14:textId="7C25276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233B0A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B1030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15:31:58] f602362</w:t>
      </w:r>
    </w:p>
    <w:p w14:paraId="272C9B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550FA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4 warnings (0 acknowledged, 4 new)</w:t>
      </w:r>
    </w:p>
    <w:p w14:paraId="3EA417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83650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6C054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B8529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E963E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4</w:t>
      </w:r>
    </w:p>
    <w:p w14:paraId="14D6C8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EE99D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162, EVENTNO=177)</w:t>
      </w:r>
    </w:p>
    <w:p w14:paraId="334C20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166, EVENTNO=181)</w:t>
      </w:r>
    </w:p>
    <w:p w14:paraId="0A898E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181, EVENTNO=195)</w:t>
      </w:r>
    </w:p>
    <w:p w14:paraId="5A1A5C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192, EVENTNO=206)</w:t>
      </w:r>
    </w:p>
    <w:p w14:paraId="611CE75D" w14:textId="77777777" w:rsidR="00933500" w:rsidRDefault="00933500" w:rsidP="00C63700">
      <w:pPr>
        <w:pStyle w:val="PlainText"/>
        <w:rPr>
          <w:ins w:id="444" w:author="Robert Kenney" w:date="2026-07-03T17:13:00Z" w16du:dateUtc="2026-07-03T21:13:00Z"/>
          <w:rFonts w:ascii="Courier New" w:hAnsi="Courier New" w:cs="Courier New"/>
        </w:rPr>
      </w:pPr>
      <w:ins w:id="445" w:author="Robert Kenney" w:date="2026-07-03T17:13:00Z" w16du:dateUtc="2026-07-03T21:13:00Z">
        <w:r>
          <w:rPr>
            <w:rFonts w:ascii="Courier New" w:hAnsi="Courier New" w:cs="Courier New"/>
          </w:rPr>
          <w:t>Fixed</w:t>
        </w:r>
      </w:ins>
    </w:p>
    <w:p w14:paraId="406E2376" w14:textId="33AF24A0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--------------------------------------------------------------------------------</w:t>
      </w:r>
    </w:p>
    <w:p w14:paraId="5C533F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0BCF4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15:31:59] f603016</w:t>
      </w:r>
    </w:p>
    <w:p w14:paraId="6BFEC9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87591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416C58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49424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24DAD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91224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81BED9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2276E7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6A8F4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(TAXCODE=6) (rows 1531, EVENTNO=1575)</w:t>
      </w:r>
    </w:p>
    <w:p w14:paraId="7F25EB2B" w14:textId="77777777" w:rsidR="00E30280" w:rsidRDefault="00E30280" w:rsidP="00C63700">
      <w:pPr>
        <w:pStyle w:val="PlainText"/>
        <w:rPr>
          <w:ins w:id="446" w:author="Robert Kenney" w:date="2026-07-03T17:18:00Z" w16du:dateUtc="2026-07-03T21:18:00Z"/>
          <w:rFonts w:ascii="Courier New" w:hAnsi="Courier New" w:cs="Courier New"/>
        </w:rPr>
      </w:pPr>
      <w:ins w:id="447" w:author="Robert Kenney" w:date="2026-07-03T17:17:00Z" w16du:dateUtc="2026-07-03T21:17:00Z">
        <w:r w:rsidRPr="006C705C">
          <w:rPr>
            <w:rFonts w:ascii="Courier New" w:hAnsi="Courier New" w:cs="Courier New"/>
            <w:highlight w:val="cyan"/>
            <w:rPrChange w:id="448" w:author="Robert Kenney" w:date="2026-07-06T14:03:00Z" w16du:dateUtc="2026-07-06T18:03:00Z">
              <w:rPr>
                <w:rFonts w:ascii="Courier New" w:hAnsi="Courier New" w:cs="Courier New"/>
              </w:rPr>
            </w:rPrChange>
          </w:rPr>
          <w:t xml:space="preserve">NUMBER=1 and NUMCALF=missing. </w:t>
        </w:r>
        <w:proofErr w:type="spellStart"/>
        <w:r w:rsidRPr="006C705C">
          <w:rPr>
            <w:rFonts w:ascii="Courier New" w:hAnsi="Courier New" w:cs="Courier New"/>
            <w:highlight w:val="cyan"/>
            <w:rPrChange w:id="449" w:author="Robert Kenney" w:date="2026-07-06T14:03:00Z" w16du:dateUtc="2026-07-06T18:03:00Z">
              <w:rPr>
                <w:rFonts w:ascii="Courier New" w:hAnsi="Courier New" w:cs="Courier New"/>
              </w:rPr>
            </w:rPrChange>
          </w:rPr>
          <w:t>Unid</w:t>
        </w:r>
        <w:proofErr w:type="spellEnd"/>
        <w:r w:rsidRPr="006C705C">
          <w:rPr>
            <w:rFonts w:ascii="Courier New" w:hAnsi="Courier New" w:cs="Courier New"/>
            <w:highlight w:val="cyan"/>
            <w:rPrChange w:id="450" w:author="Robert Kenney" w:date="2026-07-06T14:03:00Z" w16du:dateUtc="2026-07-06T18:03:00Z">
              <w:rPr>
                <w:rFonts w:ascii="Courier New" w:hAnsi="Courier New" w:cs="Courier New"/>
              </w:rPr>
            </w:rPrChange>
          </w:rPr>
          <w:t xml:space="preserve"> Shark ... p</w:t>
        </w:r>
      </w:ins>
      <w:ins w:id="451" w:author="Robert Kenney" w:date="2026-07-03T17:18:00Z" w16du:dateUtc="2026-07-03T21:18:00Z">
        <w:r w:rsidRPr="006C705C">
          <w:rPr>
            <w:rFonts w:ascii="Courier New" w:hAnsi="Courier New" w:cs="Courier New"/>
            <w:highlight w:val="cyan"/>
            <w:rPrChange w:id="452" w:author="Robert Kenney" w:date="2026-07-06T14:03:00Z" w16du:dateUtc="2026-07-06T18:03:00Z">
              <w:rPr>
                <w:rFonts w:ascii="Courier New" w:hAnsi="Courier New" w:cs="Courier New"/>
              </w:rPr>
            </w:rPrChange>
          </w:rPr>
          <w:t>ut the number in the wrong column.</w:t>
        </w:r>
      </w:ins>
    </w:p>
    <w:p w14:paraId="5AA970D8" w14:textId="30FD43FC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15B01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B6044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15:31:59] f604020</w:t>
      </w:r>
    </w:p>
    <w:p w14:paraId="072CE8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0E902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601C9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DA1E6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70E1C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36746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5C1499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1D4A86B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F1F60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(TAXCODE=0) (rows 688, EVENTNO=775)</w:t>
      </w:r>
    </w:p>
    <w:p w14:paraId="02622956" w14:textId="5878C68C" w:rsidR="00E30280" w:rsidRDefault="00E30280" w:rsidP="00C63700">
      <w:pPr>
        <w:pStyle w:val="PlainText"/>
        <w:rPr>
          <w:ins w:id="453" w:author="Robert Kenney" w:date="2026-07-03T17:25:00Z" w16du:dateUtc="2026-07-03T21:25:00Z"/>
          <w:rFonts w:ascii="Courier New" w:hAnsi="Courier New" w:cs="Courier New"/>
        </w:rPr>
      </w:pPr>
      <w:ins w:id="454" w:author="Robert Kenney" w:date="2026-07-03T17:23:00Z" w16du:dateUtc="2026-07-03T21:23:00Z">
        <w:r>
          <w:rPr>
            <w:rFonts w:ascii="Courier New" w:hAnsi="Courier New" w:cs="Courier New"/>
          </w:rPr>
          <w:t xml:space="preserve">Fixed. I just ran a quick check </w:t>
        </w:r>
      </w:ins>
      <w:ins w:id="455" w:author="Robert Kenney" w:date="2026-07-03T17:24:00Z" w16du:dateUtc="2026-07-03T21:24:00Z">
        <w:r>
          <w:rPr>
            <w:rFonts w:ascii="Courier New" w:hAnsi="Courier New" w:cs="Courier New"/>
          </w:rPr>
          <w:t>non-missing NUMCALF and TAXCODE</w:t>
        </w:r>
      </w:ins>
      <w:ins w:id="456" w:author="Robert Kenney" w:date="2026-07-06T13:34:00Z" w16du:dateUtc="2026-07-06T17:34:00Z">
        <w:r w:rsidR="007C1CFD">
          <w:rPr>
            <w:rFonts w:ascii="Courier New" w:hAnsi="Courier New" w:cs="Courier New"/>
          </w:rPr>
          <w:t>=0</w:t>
        </w:r>
      </w:ins>
      <w:ins w:id="457" w:author="Robert Kenney" w:date="2026-07-03T17:24:00Z" w16du:dateUtc="2026-07-03T21:24:00Z">
        <w:r>
          <w:rPr>
            <w:rFonts w:ascii="Courier New" w:hAnsi="Courier New" w:cs="Courier New"/>
          </w:rPr>
          <w:t>. There were 13. Two were CCS who had to be told to stop automatically putting zeros in there</w:t>
        </w:r>
      </w:ins>
      <w:ins w:id="458" w:author="Robert Kenney" w:date="2026-07-03T17:25:00Z" w16du:dateUtc="2026-07-03T21:25:00Z">
        <w:r>
          <w:rPr>
            <w:rFonts w:ascii="Courier New" w:hAnsi="Courier New" w:cs="Courier New"/>
          </w:rPr>
          <w:t>. One was NMFS. And the other ten were all Florida.</w:t>
        </w:r>
      </w:ins>
    </w:p>
    <w:p w14:paraId="01BDE51B" w14:textId="262C0901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D0AF7B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8CD85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15:32:00] f607053</w:t>
      </w:r>
    </w:p>
    <w:p w14:paraId="5F8325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53D71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1341F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7A012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2F564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B2E86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22D9C7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17D072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Details:</w:t>
      </w:r>
    </w:p>
    <w:p w14:paraId="32D023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44 (rows 311)</w:t>
      </w:r>
    </w:p>
    <w:p w14:paraId="39D9354B" w14:textId="6498BFA5" w:rsidR="008729D9" w:rsidRDefault="008729D9" w:rsidP="00C63700">
      <w:pPr>
        <w:pStyle w:val="PlainText"/>
        <w:rPr>
          <w:ins w:id="459" w:author="Robert Kenney" w:date="2026-07-03T17:29:00Z" w16du:dateUtc="2026-07-03T21:29:00Z"/>
          <w:rFonts w:ascii="Courier New" w:hAnsi="Courier New" w:cs="Courier New"/>
        </w:rPr>
      </w:pPr>
      <w:ins w:id="460" w:author="Robert Kenney" w:date="2026-07-03T17:27:00Z" w16du:dateUtc="2026-07-03T21:27:00Z">
        <w:r>
          <w:rPr>
            <w:rFonts w:ascii="Courier New" w:hAnsi="Courier New" w:cs="Courier New"/>
          </w:rPr>
          <w:t>ANHEAD values</w:t>
        </w:r>
      </w:ins>
      <w:ins w:id="461" w:author="Robert Kenney" w:date="2026-07-03T17:28:00Z" w16du:dateUtc="2026-07-03T21:28:00Z">
        <w:r>
          <w:rPr>
            <w:rFonts w:ascii="Courier New" w:hAnsi="Courier New" w:cs="Courier New"/>
          </w:rPr>
          <w:t xml:space="preserve"> for this file range from 2 to 14 .... all fine. Ther</w:t>
        </w:r>
      </w:ins>
      <w:ins w:id="462" w:author="Robert Kenney" w:date="2026-07-03T17:29:00Z" w16du:dateUtc="2026-07-03T21:29:00Z">
        <w:r>
          <w:rPr>
            <w:rFonts w:ascii="Courier New" w:hAnsi="Courier New" w:cs="Courier New"/>
          </w:rPr>
          <w:t>e’s a RIWH sighting (#11) with BEHAV1=44</w:t>
        </w:r>
      </w:ins>
    </w:p>
    <w:p w14:paraId="75E7D142" w14:textId="348DAAAB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953D4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0055E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15:32:00] f608034</w:t>
      </w:r>
    </w:p>
    <w:p w14:paraId="68F4FF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9F1D3E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D5B4A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251FE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E8E250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E305C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1053F9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0A9F3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2F8868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ANHEAD: ANHEAD contains invalid value(s) not in ANHEAD lookup table: 44 (rows 340)</w:t>
      </w:r>
    </w:p>
    <w:p w14:paraId="6C85C132" w14:textId="77777777" w:rsidR="008729D9" w:rsidRDefault="008729D9" w:rsidP="00C63700">
      <w:pPr>
        <w:pStyle w:val="PlainText"/>
        <w:rPr>
          <w:ins w:id="463" w:author="Robert Kenney" w:date="2026-07-03T17:33:00Z" w16du:dateUtc="2026-07-03T21:33:00Z"/>
          <w:rFonts w:ascii="Courier New" w:hAnsi="Courier New" w:cs="Courier New"/>
        </w:rPr>
      </w:pPr>
      <w:ins w:id="464" w:author="Robert Kenney" w:date="2026-07-03T17:32:00Z" w16du:dateUtc="2026-07-03T21:32:00Z">
        <w:r>
          <w:rPr>
            <w:rFonts w:ascii="Courier New" w:hAnsi="Courier New" w:cs="Courier New"/>
          </w:rPr>
          <w:t>I see three 22s and two 21s .</w:t>
        </w:r>
      </w:ins>
      <w:ins w:id="465" w:author="Robert Kenney" w:date="2026-07-03T17:33:00Z" w16du:dateUtc="2026-07-03T21:33:00Z">
        <w:r>
          <w:rPr>
            <w:rFonts w:ascii="Courier New" w:hAnsi="Courier New" w:cs="Courier New"/>
          </w:rPr>
          <w:t>.. all for big ships so OK.</w:t>
        </w:r>
      </w:ins>
    </w:p>
    <w:p w14:paraId="634DE653" w14:textId="5BB5E7AD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E89D8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9344C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15:32:01] f617088</w:t>
      </w:r>
    </w:p>
    <w:p w14:paraId="7672B8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A0C90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3F1C42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A2543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28FC1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0082A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745B1A5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660DC1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8BDE7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382)</w:t>
      </w:r>
    </w:p>
    <w:p w14:paraId="75F514E1" w14:textId="77777777" w:rsidR="008729D9" w:rsidRDefault="008729D9" w:rsidP="00C63700">
      <w:pPr>
        <w:pStyle w:val="PlainText"/>
        <w:rPr>
          <w:ins w:id="466" w:author="Robert Kenney" w:date="2026-07-03T17:33:00Z" w16du:dateUtc="2026-07-03T21:33:00Z"/>
          <w:rFonts w:ascii="Courier New" w:hAnsi="Courier New" w:cs="Courier New"/>
        </w:rPr>
      </w:pPr>
      <w:ins w:id="467" w:author="Robert Kenney" w:date="2026-07-03T17:33:00Z" w16du:dateUtc="2026-07-03T21:33:00Z">
        <w:r>
          <w:rPr>
            <w:rFonts w:ascii="Courier New" w:hAnsi="Courier New" w:cs="Courier New"/>
          </w:rPr>
          <w:t>OK</w:t>
        </w:r>
      </w:ins>
    </w:p>
    <w:p w14:paraId="6876CB48" w14:textId="58D81D9E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06169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42256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15:32:01] f620088</w:t>
      </w:r>
    </w:p>
    <w:p w14:paraId="5463C4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26C94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6A96711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87D64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D8B71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97CC8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Errors: 1</w:t>
      </w:r>
    </w:p>
    <w:p w14:paraId="6320F8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02F3B5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A8F10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"UNMM" (rows 1277)</w:t>
      </w:r>
    </w:p>
    <w:p w14:paraId="612F918A" w14:textId="77777777" w:rsidR="008729D9" w:rsidRDefault="008729D9" w:rsidP="00C63700">
      <w:pPr>
        <w:pStyle w:val="PlainText"/>
        <w:rPr>
          <w:ins w:id="468" w:author="Robert Kenney" w:date="2026-07-03T17:33:00Z" w16du:dateUtc="2026-07-03T21:33:00Z"/>
          <w:rFonts w:ascii="Courier New" w:hAnsi="Courier New" w:cs="Courier New"/>
        </w:rPr>
      </w:pPr>
      <w:ins w:id="469" w:author="Robert Kenney" w:date="2026-07-03T17:33:00Z" w16du:dateUtc="2026-07-03T21:33:00Z">
        <w:r>
          <w:rPr>
            <w:rFonts w:ascii="Courier New" w:hAnsi="Courier New" w:cs="Courier New"/>
          </w:rPr>
          <w:t>OK</w:t>
        </w:r>
      </w:ins>
    </w:p>
    <w:p w14:paraId="3D82D62B" w14:textId="4A776376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F5F0B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C4862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15:32:01] f700034</w:t>
      </w:r>
    </w:p>
    <w:p w14:paraId="5FE643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FBB10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667038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A476D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214918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C4E9B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E9D84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3BE494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B1391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22, EVENTNO=22)</w:t>
      </w:r>
    </w:p>
    <w:p w14:paraId="6904D692" w14:textId="77777777" w:rsidR="008729D9" w:rsidRDefault="008729D9" w:rsidP="00C63700">
      <w:pPr>
        <w:pStyle w:val="PlainText"/>
        <w:rPr>
          <w:ins w:id="470" w:author="Robert Kenney" w:date="2026-07-03T17:34:00Z" w16du:dateUtc="2026-07-03T21:34:00Z"/>
          <w:rFonts w:ascii="Courier New" w:hAnsi="Courier New" w:cs="Courier New"/>
        </w:rPr>
      </w:pPr>
      <w:ins w:id="471" w:author="Robert Kenney" w:date="2026-07-03T17:34:00Z" w16du:dateUtc="2026-07-03T21:34:00Z">
        <w:r>
          <w:rPr>
            <w:rFonts w:ascii="Courier New" w:hAnsi="Courier New" w:cs="Courier New"/>
          </w:rPr>
          <w:t>Fixed</w:t>
        </w:r>
      </w:ins>
    </w:p>
    <w:p w14:paraId="48BDE6F9" w14:textId="3D89C2D9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852AE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6EB3E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15:32:02] f701038</w:t>
      </w:r>
    </w:p>
    <w:p w14:paraId="19DCB1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293494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277017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23695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305F2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63535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6245D1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2B9304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22664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NUMCALF: NUMCALF=1 for non-mammal species (TAXCODE=5) (rows 71, EVENTNO=64)</w:t>
      </w:r>
    </w:p>
    <w:p w14:paraId="7C3B677C" w14:textId="77777777" w:rsidR="008729D9" w:rsidRDefault="008729D9" w:rsidP="00C63700">
      <w:pPr>
        <w:pStyle w:val="PlainText"/>
        <w:rPr>
          <w:ins w:id="472" w:author="Robert Kenney" w:date="2026-07-03T17:34:00Z" w16du:dateUtc="2026-07-03T21:34:00Z"/>
          <w:rFonts w:ascii="Courier New" w:hAnsi="Courier New" w:cs="Courier New"/>
        </w:rPr>
      </w:pPr>
      <w:ins w:id="473" w:author="Robert Kenney" w:date="2026-07-03T17:34:00Z" w16du:dateUtc="2026-07-03T21:34:00Z">
        <w:r>
          <w:rPr>
            <w:rFonts w:ascii="Courier New" w:hAnsi="Courier New" w:cs="Courier New"/>
          </w:rPr>
          <w:t>Fixed</w:t>
        </w:r>
      </w:ins>
    </w:p>
    <w:p w14:paraId="55DD95DE" w14:textId="3103DCD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0CB54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365EC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15:32:04] f902198G</w:t>
      </w:r>
    </w:p>
    <w:p w14:paraId="782F6E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EC048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308 errors, 0 warnings (0 acknowledged, 0 new)</w:t>
      </w:r>
    </w:p>
    <w:p w14:paraId="41B5C9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5F846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0C39F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Validation Details:</w:t>
      </w:r>
    </w:p>
    <w:p w14:paraId="7BD707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308</w:t>
      </w:r>
    </w:p>
    <w:p w14:paraId="0352BBA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17F6E0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505A9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51)</w:t>
      </w:r>
    </w:p>
    <w:p w14:paraId="75372C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127)</w:t>
      </w:r>
    </w:p>
    <w:p w14:paraId="60C4B3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260)</w:t>
      </w:r>
    </w:p>
    <w:p w14:paraId="752749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301)</w:t>
      </w:r>
    </w:p>
    <w:p w14:paraId="7F3AE9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313)</w:t>
      </w:r>
    </w:p>
    <w:p w14:paraId="122CCE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321)</w:t>
      </w:r>
    </w:p>
    <w:p w14:paraId="5BFA5D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333)</w:t>
      </w:r>
    </w:p>
    <w:p w14:paraId="2EE05F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354)</w:t>
      </w:r>
    </w:p>
    <w:p w14:paraId="70C4E6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356)</w:t>
      </w:r>
    </w:p>
    <w:p w14:paraId="4CC1AE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366)</w:t>
      </w:r>
    </w:p>
    <w:p w14:paraId="3D51D2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399)</w:t>
      </w:r>
    </w:p>
    <w:p w14:paraId="06F428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565)</w:t>
      </w:r>
    </w:p>
    <w:p w14:paraId="5FC165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608)</w:t>
      </w:r>
    </w:p>
    <w:p w14:paraId="194F6F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654)</w:t>
      </w:r>
    </w:p>
    <w:p w14:paraId="17810CE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677)</w:t>
      </w:r>
    </w:p>
    <w:p w14:paraId="4CD7BB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770)</w:t>
      </w:r>
    </w:p>
    <w:p w14:paraId="0B3F0E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947)</w:t>
      </w:r>
    </w:p>
    <w:p w14:paraId="0D2DA1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985)</w:t>
      </w:r>
    </w:p>
    <w:p w14:paraId="2A8EE7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997)</w:t>
      </w:r>
    </w:p>
    <w:p w14:paraId="4760FE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1040)</w:t>
      </w:r>
    </w:p>
    <w:p w14:paraId="6F16BE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1156)</w:t>
      </w:r>
    </w:p>
    <w:p w14:paraId="569B54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1160)</w:t>
      </w:r>
    </w:p>
    <w:p w14:paraId="200070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1233)</w:t>
      </w:r>
    </w:p>
    <w:p w14:paraId="4BFB87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1335)</w:t>
      </w:r>
    </w:p>
    <w:p w14:paraId="0B93DB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1440)</w:t>
      </w:r>
    </w:p>
    <w:p w14:paraId="42679F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1456)</w:t>
      </w:r>
    </w:p>
    <w:p w14:paraId="1C5C24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1786)</w:t>
      </w:r>
    </w:p>
    <w:p w14:paraId="15F0AD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1812)</w:t>
      </w:r>
    </w:p>
    <w:p w14:paraId="4D4EE5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1914)</w:t>
      </w:r>
    </w:p>
    <w:p w14:paraId="66D1BF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1955)</w:t>
      </w:r>
    </w:p>
    <w:p w14:paraId="17A246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1974)</w:t>
      </w:r>
    </w:p>
    <w:p w14:paraId="477C3C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2364)</w:t>
      </w:r>
    </w:p>
    <w:p w14:paraId="041E1C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2471)</w:t>
      </w:r>
    </w:p>
    <w:p w14:paraId="1232D9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2495)</w:t>
      </w:r>
    </w:p>
    <w:p w14:paraId="43C45D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SPECCODE: SPECCODE is required for sighting records (rows 2686)</w:t>
      </w:r>
    </w:p>
    <w:p w14:paraId="5F4FC2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2700)</w:t>
      </w:r>
    </w:p>
    <w:p w14:paraId="11F64A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2876)</w:t>
      </w:r>
    </w:p>
    <w:p w14:paraId="30A35D7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2891)</w:t>
      </w:r>
    </w:p>
    <w:p w14:paraId="0645CC9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2894)</w:t>
      </w:r>
    </w:p>
    <w:p w14:paraId="3EC68A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2920)</w:t>
      </w:r>
    </w:p>
    <w:p w14:paraId="61B5B1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3013)</w:t>
      </w:r>
    </w:p>
    <w:p w14:paraId="126E08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3099)</w:t>
      </w:r>
    </w:p>
    <w:p w14:paraId="224F8B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3117)</w:t>
      </w:r>
    </w:p>
    <w:p w14:paraId="60AC24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3214)</w:t>
      </w:r>
    </w:p>
    <w:p w14:paraId="46F3103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3254)</w:t>
      </w:r>
    </w:p>
    <w:p w14:paraId="75C286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3283)</w:t>
      </w:r>
    </w:p>
    <w:p w14:paraId="42A103B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3350)</w:t>
      </w:r>
    </w:p>
    <w:p w14:paraId="36179D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3449)</w:t>
      </w:r>
    </w:p>
    <w:p w14:paraId="430DAF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3515)</w:t>
      </w:r>
    </w:p>
    <w:p w14:paraId="7F001B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3562)</w:t>
      </w:r>
    </w:p>
    <w:p w14:paraId="423457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3881)</w:t>
      </w:r>
    </w:p>
    <w:p w14:paraId="6D1E29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4030)</w:t>
      </w:r>
    </w:p>
    <w:p w14:paraId="392A8D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4065)</w:t>
      </w:r>
    </w:p>
    <w:p w14:paraId="30723A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4072)</w:t>
      </w:r>
    </w:p>
    <w:p w14:paraId="293F5B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4437)</w:t>
      </w:r>
    </w:p>
    <w:p w14:paraId="7EA315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4441)</w:t>
      </w:r>
    </w:p>
    <w:p w14:paraId="517DA6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4445)</w:t>
      </w:r>
    </w:p>
    <w:p w14:paraId="5C7B6A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4447)</w:t>
      </w:r>
    </w:p>
    <w:p w14:paraId="05B1E5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4474)</w:t>
      </w:r>
    </w:p>
    <w:p w14:paraId="14AE00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4485)</w:t>
      </w:r>
    </w:p>
    <w:p w14:paraId="725C4F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4496)</w:t>
      </w:r>
    </w:p>
    <w:p w14:paraId="5A6D4C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4551)</w:t>
      </w:r>
    </w:p>
    <w:p w14:paraId="2E2A0C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4556)</w:t>
      </w:r>
    </w:p>
    <w:p w14:paraId="1E344B1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4589)</w:t>
      </w:r>
    </w:p>
    <w:p w14:paraId="57329F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4660)</w:t>
      </w:r>
    </w:p>
    <w:p w14:paraId="4C24B1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4674)</w:t>
      </w:r>
    </w:p>
    <w:p w14:paraId="36BF11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4688)</w:t>
      </w:r>
    </w:p>
    <w:p w14:paraId="5B160F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5178)</w:t>
      </w:r>
    </w:p>
    <w:p w14:paraId="7868681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5181)</w:t>
      </w:r>
    </w:p>
    <w:p w14:paraId="586EEF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5241)</w:t>
      </w:r>
    </w:p>
    <w:p w14:paraId="32D5FA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5243)</w:t>
      </w:r>
    </w:p>
    <w:p w14:paraId="55E78C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5263)</w:t>
      </w:r>
    </w:p>
    <w:p w14:paraId="2F0FD0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SPECCODE: SPECCODE is required for sighting records (rows 5313)</w:t>
      </w:r>
    </w:p>
    <w:p w14:paraId="0CCC4E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5490)</w:t>
      </w:r>
    </w:p>
    <w:p w14:paraId="14E6C9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5493)</w:t>
      </w:r>
    </w:p>
    <w:p w14:paraId="74BA244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5496)</w:t>
      </w:r>
    </w:p>
    <w:p w14:paraId="240F57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5508)</w:t>
      </w:r>
    </w:p>
    <w:p w14:paraId="7BABAF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5516)</w:t>
      </w:r>
    </w:p>
    <w:p w14:paraId="0474D9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5518)</w:t>
      </w:r>
    </w:p>
    <w:p w14:paraId="11CE062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5546)</w:t>
      </w:r>
    </w:p>
    <w:p w14:paraId="27CFBC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5551)</w:t>
      </w:r>
    </w:p>
    <w:p w14:paraId="678021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5558)</w:t>
      </w:r>
    </w:p>
    <w:p w14:paraId="399D3C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5561)</w:t>
      </w:r>
    </w:p>
    <w:p w14:paraId="602D306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5595)</w:t>
      </w:r>
    </w:p>
    <w:p w14:paraId="40A5E5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5598)</w:t>
      </w:r>
    </w:p>
    <w:p w14:paraId="3759F8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5604)</w:t>
      </w:r>
    </w:p>
    <w:p w14:paraId="119F8F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5606)</w:t>
      </w:r>
    </w:p>
    <w:p w14:paraId="313E1C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5611)</w:t>
      </w:r>
    </w:p>
    <w:p w14:paraId="36CF1C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5614)</w:t>
      </w:r>
    </w:p>
    <w:p w14:paraId="428C90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5624)</w:t>
      </w:r>
    </w:p>
    <w:p w14:paraId="259B4A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5626)</w:t>
      </w:r>
    </w:p>
    <w:p w14:paraId="518ECE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5640)</w:t>
      </w:r>
    </w:p>
    <w:p w14:paraId="6E8F84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5650)</w:t>
      </w:r>
    </w:p>
    <w:p w14:paraId="12E95C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5652)</w:t>
      </w:r>
    </w:p>
    <w:p w14:paraId="1DA056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5687)</w:t>
      </w:r>
    </w:p>
    <w:p w14:paraId="2B27613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5760)</w:t>
      </w:r>
    </w:p>
    <w:p w14:paraId="20C913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5774)</w:t>
      </w:r>
    </w:p>
    <w:p w14:paraId="5CFD3E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5776)</w:t>
      </w:r>
    </w:p>
    <w:p w14:paraId="7A5C7F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5787)</w:t>
      </w:r>
    </w:p>
    <w:p w14:paraId="4984C2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5794)</w:t>
      </w:r>
    </w:p>
    <w:p w14:paraId="053572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5817)</w:t>
      </w:r>
    </w:p>
    <w:p w14:paraId="6E71CD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5923)</w:t>
      </w:r>
    </w:p>
    <w:p w14:paraId="1ED26A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5992)</w:t>
      </w:r>
    </w:p>
    <w:p w14:paraId="093BEB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6321)</w:t>
      </w:r>
    </w:p>
    <w:p w14:paraId="5AD06C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6616)</w:t>
      </w:r>
    </w:p>
    <w:p w14:paraId="08E55A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6850)</w:t>
      </w:r>
    </w:p>
    <w:p w14:paraId="61CF8D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6852)</w:t>
      </w:r>
    </w:p>
    <w:p w14:paraId="728066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6937)</w:t>
      </w:r>
    </w:p>
    <w:p w14:paraId="42E5C2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7221)</w:t>
      </w:r>
    </w:p>
    <w:p w14:paraId="035178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7331)</w:t>
      </w:r>
    </w:p>
    <w:p w14:paraId="678337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SPECCODE: SPECCODE is required for sighting records (rows 7391)</w:t>
      </w:r>
    </w:p>
    <w:p w14:paraId="3003F0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7502)</w:t>
      </w:r>
    </w:p>
    <w:p w14:paraId="223B05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7736)</w:t>
      </w:r>
    </w:p>
    <w:p w14:paraId="4D4B1B1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7757)</w:t>
      </w:r>
    </w:p>
    <w:p w14:paraId="555AC63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8116)</w:t>
      </w:r>
    </w:p>
    <w:p w14:paraId="167371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8286)</w:t>
      </w:r>
    </w:p>
    <w:p w14:paraId="65D5C1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8349)</w:t>
      </w:r>
    </w:p>
    <w:p w14:paraId="545E8D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8556)</w:t>
      </w:r>
    </w:p>
    <w:p w14:paraId="4A6C9C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8910)</w:t>
      </w:r>
    </w:p>
    <w:p w14:paraId="43AC7A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8922)</w:t>
      </w:r>
    </w:p>
    <w:p w14:paraId="4AE020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8949)</w:t>
      </w:r>
    </w:p>
    <w:p w14:paraId="135DD7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8979)</w:t>
      </w:r>
    </w:p>
    <w:p w14:paraId="122920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8986)</w:t>
      </w:r>
    </w:p>
    <w:p w14:paraId="4EC288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9043)</w:t>
      </w:r>
    </w:p>
    <w:p w14:paraId="180DA3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9114)</w:t>
      </w:r>
    </w:p>
    <w:p w14:paraId="5E41A1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9182)</w:t>
      </w:r>
    </w:p>
    <w:p w14:paraId="16E8D5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9217)</w:t>
      </w:r>
    </w:p>
    <w:p w14:paraId="7D57E5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9381)</w:t>
      </w:r>
    </w:p>
    <w:p w14:paraId="300522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9605)</w:t>
      </w:r>
    </w:p>
    <w:p w14:paraId="5017CC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9631)</w:t>
      </w:r>
    </w:p>
    <w:p w14:paraId="3BFE14C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9747)</w:t>
      </w:r>
    </w:p>
    <w:p w14:paraId="1D6F0E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9750)</w:t>
      </w:r>
    </w:p>
    <w:p w14:paraId="4878E0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10002)</w:t>
      </w:r>
    </w:p>
    <w:p w14:paraId="6042D7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10058)</w:t>
      </w:r>
    </w:p>
    <w:p w14:paraId="7F53F8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10107)</w:t>
      </w:r>
    </w:p>
    <w:p w14:paraId="536A08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10172)</w:t>
      </w:r>
    </w:p>
    <w:p w14:paraId="25E178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10207)</w:t>
      </w:r>
    </w:p>
    <w:p w14:paraId="55E8A9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10211)</w:t>
      </w:r>
    </w:p>
    <w:p w14:paraId="59B32E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10219)</w:t>
      </w:r>
    </w:p>
    <w:p w14:paraId="49FEB0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10265)</w:t>
      </w:r>
    </w:p>
    <w:p w14:paraId="4AB909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10552)</w:t>
      </w:r>
    </w:p>
    <w:p w14:paraId="37BC05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10556)</w:t>
      </w:r>
    </w:p>
    <w:p w14:paraId="431E86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10609)</w:t>
      </w:r>
    </w:p>
    <w:p w14:paraId="052A2E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10633)</w:t>
      </w:r>
    </w:p>
    <w:p w14:paraId="3E4D65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10746)</w:t>
      </w:r>
    </w:p>
    <w:p w14:paraId="3A45A52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10938)</w:t>
      </w:r>
    </w:p>
    <w:p w14:paraId="1CDED0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11003)</w:t>
      </w:r>
    </w:p>
    <w:p w14:paraId="2AF24C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11007)</w:t>
      </w:r>
    </w:p>
    <w:p w14:paraId="2C807B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SPECCODE: SPECCODE is required for sighting records (rows 11239)</w:t>
      </w:r>
    </w:p>
    <w:p w14:paraId="580DAA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11336)</w:t>
      </w:r>
    </w:p>
    <w:p w14:paraId="1F5586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11537)</w:t>
      </w:r>
    </w:p>
    <w:p w14:paraId="2F0905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11589)</w:t>
      </w:r>
    </w:p>
    <w:p w14:paraId="082000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11866)</w:t>
      </w:r>
    </w:p>
    <w:p w14:paraId="4ED24D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SPECCODE: SPECCODE is required for sighting records (rows 12173)</w:t>
      </w:r>
    </w:p>
    <w:p w14:paraId="74E61B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51)</w:t>
      </w:r>
    </w:p>
    <w:p w14:paraId="3AAC35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127)</w:t>
      </w:r>
    </w:p>
    <w:p w14:paraId="7B951D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260)</w:t>
      </w:r>
    </w:p>
    <w:p w14:paraId="229A5D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301)</w:t>
      </w:r>
    </w:p>
    <w:p w14:paraId="16F148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313)</w:t>
      </w:r>
    </w:p>
    <w:p w14:paraId="418251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321)</w:t>
      </w:r>
    </w:p>
    <w:p w14:paraId="3F82B5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333)</w:t>
      </w:r>
    </w:p>
    <w:p w14:paraId="14760C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354)</w:t>
      </w:r>
    </w:p>
    <w:p w14:paraId="0FC7B3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356)</w:t>
      </w:r>
    </w:p>
    <w:p w14:paraId="7B4D53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366)</w:t>
      </w:r>
    </w:p>
    <w:p w14:paraId="608A14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399)</w:t>
      </w:r>
    </w:p>
    <w:p w14:paraId="2C4BA2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565)</w:t>
      </w:r>
    </w:p>
    <w:p w14:paraId="6CA0604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608)</w:t>
      </w:r>
    </w:p>
    <w:p w14:paraId="5F99D7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654)</w:t>
      </w:r>
    </w:p>
    <w:p w14:paraId="2BDC49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677)</w:t>
      </w:r>
    </w:p>
    <w:p w14:paraId="3D0AA7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770)</w:t>
      </w:r>
    </w:p>
    <w:p w14:paraId="5CC15D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947)</w:t>
      </w:r>
    </w:p>
    <w:p w14:paraId="012C4B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985)</w:t>
      </w:r>
    </w:p>
    <w:p w14:paraId="1B570F6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997)</w:t>
      </w:r>
    </w:p>
    <w:p w14:paraId="75F5FA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1040)</w:t>
      </w:r>
    </w:p>
    <w:p w14:paraId="789A7B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1156)</w:t>
      </w:r>
    </w:p>
    <w:p w14:paraId="597F13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1160)</w:t>
      </w:r>
    </w:p>
    <w:p w14:paraId="7B1F6AD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1233)</w:t>
      </w:r>
    </w:p>
    <w:p w14:paraId="7F526B8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1335)</w:t>
      </w:r>
    </w:p>
    <w:p w14:paraId="17F522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1440)</w:t>
      </w:r>
    </w:p>
    <w:p w14:paraId="32316C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1456)</w:t>
      </w:r>
    </w:p>
    <w:p w14:paraId="2D2B31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1786)</w:t>
      </w:r>
    </w:p>
    <w:p w14:paraId="6D266B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1812)</w:t>
      </w:r>
    </w:p>
    <w:p w14:paraId="75EE15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1914)</w:t>
      </w:r>
    </w:p>
    <w:p w14:paraId="49C25E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1955)</w:t>
      </w:r>
    </w:p>
    <w:p w14:paraId="40C32B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1974)</w:t>
      </w:r>
    </w:p>
    <w:p w14:paraId="1A6FCA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2364)</w:t>
      </w:r>
    </w:p>
    <w:p w14:paraId="4DBCD4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TAXCODE: TAXCODE is required for sighting records (rows 2471)</w:t>
      </w:r>
    </w:p>
    <w:p w14:paraId="602D7E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2495)</w:t>
      </w:r>
    </w:p>
    <w:p w14:paraId="4C65B9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2686)</w:t>
      </w:r>
    </w:p>
    <w:p w14:paraId="757D59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2700)</w:t>
      </w:r>
    </w:p>
    <w:p w14:paraId="64DC63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2876)</w:t>
      </w:r>
    </w:p>
    <w:p w14:paraId="75F206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2891)</w:t>
      </w:r>
    </w:p>
    <w:p w14:paraId="60F294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2894)</w:t>
      </w:r>
    </w:p>
    <w:p w14:paraId="5529C3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2920)</w:t>
      </w:r>
    </w:p>
    <w:p w14:paraId="3E44B0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3013)</w:t>
      </w:r>
    </w:p>
    <w:p w14:paraId="6C283A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3099)</w:t>
      </w:r>
    </w:p>
    <w:p w14:paraId="5E5F770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3117)</w:t>
      </w:r>
    </w:p>
    <w:p w14:paraId="0F6732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3214)</w:t>
      </w:r>
    </w:p>
    <w:p w14:paraId="04FAA78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3254)</w:t>
      </w:r>
    </w:p>
    <w:p w14:paraId="1EF9BE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3283)</w:t>
      </w:r>
    </w:p>
    <w:p w14:paraId="6E1AD4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3350)</w:t>
      </w:r>
    </w:p>
    <w:p w14:paraId="165A44D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3449)</w:t>
      </w:r>
    </w:p>
    <w:p w14:paraId="201028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3515)</w:t>
      </w:r>
    </w:p>
    <w:p w14:paraId="26E4FC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3562)</w:t>
      </w:r>
    </w:p>
    <w:p w14:paraId="39C752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3881)</w:t>
      </w:r>
    </w:p>
    <w:p w14:paraId="2EB2335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4030)</w:t>
      </w:r>
    </w:p>
    <w:p w14:paraId="05690B6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4065)</w:t>
      </w:r>
    </w:p>
    <w:p w14:paraId="29E6D3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4072)</w:t>
      </w:r>
    </w:p>
    <w:p w14:paraId="1744C7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4437)</w:t>
      </w:r>
    </w:p>
    <w:p w14:paraId="44A753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4441)</w:t>
      </w:r>
    </w:p>
    <w:p w14:paraId="623628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4445)</w:t>
      </w:r>
    </w:p>
    <w:p w14:paraId="52B79B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4447)</w:t>
      </w:r>
    </w:p>
    <w:p w14:paraId="68D859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4474)</w:t>
      </w:r>
    </w:p>
    <w:p w14:paraId="4EE1059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4485)</w:t>
      </w:r>
    </w:p>
    <w:p w14:paraId="29A00B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4496)</w:t>
      </w:r>
    </w:p>
    <w:p w14:paraId="7BF3AB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4551)</w:t>
      </w:r>
    </w:p>
    <w:p w14:paraId="4E07FAC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4556)</w:t>
      </w:r>
    </w:p>
    <w:p w14:paraId="232CD9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4589)</w:t>
      </w:r>
    </w:p>
    <w:p w14:paraId="0A9CD2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4660)</w:t>
      </w:r>
    </w:p>
    <w:p w14:paraId="3D447E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4674)</w:t>
      </w:r>
    </w:p>
    <w:p w14:paraId="07B1D9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4688)</w:t>
      </w:r>
    </w:p>
    <w:p w14:paraId="4CE7A5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5178)</w:t>
      </w:r>
    </w:p>
    <w:p w14:paraId="6DD406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5181)</w:t>
      </w:r>
    </w:p>
    <w:p w14:paraId="7A0B35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5241)</w:t>
      </w:r>
    </w:p>
    <w:p w14:paraId="1B17C0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TAXCODE: TAXCODE is required for sighting records (rows 5243)</w:t>
      </w:r>
    </w:p>
    <w:p w14:paraId="7944FD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5263)</w:t>
      </w:r>
    </w:p>
    <w:p w14:paraId="66BE40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5313)</w:t>
      </w:r>
    </w:p>
    <w:p w14:paraId="2BAD80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5490)</w:t>
      </w:r>
    </w:p>
    <w:p w14:paraId="3A27C0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5493)</w:t>
      </w:r>
    </w:p>
    <w:p w14:paraId="21FE03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5496)</w:t>
      </w:r>
    </w:p>
    <w:p w14:paraId="28CD28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5508)</w:t>
      </w:r>
    </w:p>
    <w:p w14:paraId="61A8A3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5516)</w:t>
      </w:r>
    </w:p>
    <w:p w14:paraId="1DA6B1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5518)</w:t>
      </w:r>
    </w:p>
    <w:p w14:paraId="1F0341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5546)</w:t>
      </w:r>
    </w:p>
    <w:p w14:paraId="5AE2BB8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5551)</w:t>
      </w:r>
    </w:p>
    <w:p w14:paraId="474017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5558)</w:t>
      </w:r>
    </w:p>
    <w:p w14:paraId="00CEDE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5561)</w:t>
      </w:r>
    </w:p>
    <w:p w14:paraId="1B4B04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5595)</w:t>
      </w:r>
    </w:p>
    <w:p w14:paraId="27F41F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5598)</w:t>
      </w:r>
    </w:p>
    <w:p w14:paraId="5B595B2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5604)</w:t>
      </w:r>
    </w:p>
    <w:p w14:paraId="0E0AEC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5606)</w:t>
      </w:r>
    </w:p>
    <w:p w14:paraId="5425A0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5611)</w:t>
      </w:r>
    </w:p>
    <w:p w14:paraId="427912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5614)</w:t>
      </w:r>
    </w:p>
    <w:p w14:paraId="39D3D9C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5624)</w:t>
      </w:r>
    </w:p>
    <w:p w14:paraId="0F5793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5626)</w:t>
      </w:r>
    </w:p>
    <w:p w14:paraId="2DC8ED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5640)</w:t>
      </w:r>
    </w:p>
    <w:p w14:paraId="103F99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5650)</w:t>
      </w:r>
    </w:p>
    <w:p w14:paraId="7302383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5652)</w:t>
      </w:r>
    </w:p>
    <w:p w14:paraId="3732E1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5687)</w:t>
      </w:r>
    </w:p>
    <w:p w14:paraId="360012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5760)</w:t>
      </w:r>
    </w:p>
    <w:p w14:paraId="3BDC5A5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5774)</w:t>
      </w:r>
    </w:p>
    <w:p w14:paraId="0F83A3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5776)</w:t>
      </w:r>
    </w:p>
    <w:p w14:paraId="481DF6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5787)</w:t>
      </w:r>
    </w:p>
    <w:p w14:paraId="407CF7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5794)</w:t>
      </w:r>
    </w:p>
    <w:p w14:paraId="1531B1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5817)</w:t>
      </w:r>
    </w:p>
    <w:p w14:paraId="2E677D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5923)</w:t>
      </w:r>
    </w:p>
    <w:p w14:paraId="53556C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5992)</w:t>
      </w:r>
    </w:p>
    <w:p w14:paraId="0F31EC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6321)</w:t>
      </w:r>
    </w:p>
    <w:p w14:paraId="0953B2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6616)</w:t>
      </w:r>
    </w:p>
    <w:p w14:paraId="6AFE44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6850)</w:t>
      </w:r>
    </w:p>
    <w:p w14:paraId="37A605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6852)</w:t>
      </w:r>
    </w:p>
    <w:p w14:paraId="773824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6937)</w:t>
      </w:r>
    </w:p>
    <w:p w14:paraId="3FE56B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TAXCODE: TAXCODE is required for sighting records (rows 7221)</w:t>
      </w:r>
    </w:p>
    <w:p w14:paraId="5F5ECF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7331)</w:t>
      </w:r>
    </w:p>
    <w:p w14:paraId="53544D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7391)</w:t>
      </w:r>
    </w:p>
    <w:p w14:paraId="643741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7502)</w:t>
      </w:r>
    </w:p>
    <w:p w14:paraId="36E500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7736)</w:t>
      </w:r>
    </w:p>
    <w:p w14:paraId="0A48D9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7757)</w:t>
      </w:r>
    </w:p>
    <w:p w14:paraId="27BB63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8116)</w:t>
      </w:r>
    </w:p>
    <w:p w14:paraId="5AEE6D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8286)</w:t>
      </w:r>
    </w:p>
    <w:p w14:paraId="07F277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8349)</w:t>
      </w:r>
    </w:p>
    <w:p w14:paraId="7BD16C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8556)</w:t>
      </w:r>
    </w:p>
    <w:p w14:paraId="2C2E15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8910)</w:t>
      </w:r>
    </w:p>
    <w:p w14:paraId="7F08A9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8922)</w:t>
      </w:r>
    </w:p>
    <w:p w14:paraId="0A614FA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8949)</w:t>
      </w:r>
    </w:p>
    <w:p w14:paraId="52386C9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8979)</w:t>
      </w:r>
    </w:p>
    <w:p w14:paraId="59AAB0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8986)</w:t>
      </w:r>
    </w:p>
    <w:p w14:paraId="045246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9043)</w:t>
      </w:r>
    </w:p>
    <w:p w14:paraId="635F8F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9114)</w:t>
      </w:r>
    </w:p>
    <w:p w14:paraId="63FFBD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9182)</w:t>
      </w:r>
    </w:p>
    <w:p w14:paraId="65144C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9217)</w:t>
      </w:r>
    </w:p>
    <w:p w14:paraId="56CBAFF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9381)</w:t>
      </w:r>
    </w:p>
    <w:p w14:paraId="5F2BB3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9605)</w:t>
      </w:r>
    </w:p>
    <w:p w14:paraId="2A9B14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9631)</w:t>
      </w:r>
    </w:p>
    <w:p w14:paraId="1A7EBB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9747)</w:t>
      </w:r>
    </w:p>
    <w:p w14:paraId="0AFCB8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9750)</w:t>
      </w:r>
    </w:p>
    <w:p w14:paraId="1C516A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10002)</w:t>
      </w:r>
    </w:p>
    <w:p w14:paraId="7A6A9B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10058)</w:t>
      </w:r>
    </w:p>
    <w:p w14:paraId="66E200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10107)</w:t>
      </w:r>
    </w:p>
    <w:p w14:paraId="0740D0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10172)</w:t>
      </w:r>
    </w:p>
    <w:p w14:paraId="5C9A0E0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10207)</w:t>
      </w:r>
    </w:p>
    <w:p w14:paraId="1D18BE3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10211)</w:t>
      </w:r>
    </w:p>
    <w:p w14:paraId="594538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10219)</w:t>
      </w:r>
    </w:p>
    <w:p w14:paraId="4F99BE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10265)</w:t>
      </w:r>
    </w:p>
    <w:p w14:paraId="5830B13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10552)</w:t>
      </w:r>
    </w:p>
    <w:p w14:paraId="5F0B84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10556)</w:t>
      </w:r>
    </w:p>
    <w:p w14:paraId="57E4A76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10609)</w:t>
      </w:r>
    </w:p>
    <w:p w14:paraId="79F64D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10633)</w:t>
      </w:r>
    </w:p>
    <w:p w14:paraId="790C79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10746)</w:t>
      </w:r>
    </w:p>
    <w:p w14:paraId="6E9522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10938)</w:t>
      </w:r>
    </w:p>
    <w:p w14:paraId="6A468D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TAXCODE: TAXCODE is required for sighting records (rows 11003)</w:t>
      </w:r>
    </w:p>
    <w:p w14:paraId="2FB8F5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11007)</w:t>
      </w:r>
    </w:p>
    <w:p w14:paraId="65B538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11239)</w:t>
      </w:r>
    </w:p>
    <w:p w14:paraId="743F940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11336)</w:t>
      </w:r>
    </w:p>
    <w:p w14:paraId="461DFD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11537)</w:t>
      </w:r>
    </w:p>
    <w:p w14:paraId="07884E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11589)</w:t>
      </w:r>
    </w:p>
    <w:p w14:paraId="132AC48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11866)</w:t>
      </w:r>
    </w:p>
    <w:p w14:paraId="6AC11A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is required for sighting records (rows 12173)</w:t>
      </w:r>
    </w:p>
    <w:p w14:paraId="708C4519" w14:textId="77777777" w:rsidR="00185BC9" w:rsidRDefault="00185BC9" w:rsidP="00C63700">
      <w:pPr>
        <w:pStyle w:val="PlainText"/>
        <w:rPr>
          <w:ins w:id="474" w:author="Robert Kenney" w:date="2026-07-03T17:42:00Z" w16du:dateUtc="2026-07-03T21:42:00Z"/>
          <w:rFonts w:ascii="Courier New" w:hAnsi="Courier New" w:cs="Courier New"/>
        </w:rPr>
      </w:pPr>
      <w:ins w:id="475" w:author="Robert Kenney" w:date="2026-07-03T17:41:00Z" w16du:dateUtc="2026-07-03T21:41:00Z">
        <w:r>
          <w:rPr>
            <w:rFonts w:ascii="Courier New" w:hAnsi="Courier New" w:cs="Courier New"/>
          </w:rPr>
          <w:t>It looks fine to me. How did you identify “sighting records”? I queried both for reco</w:t>
        </w:r>
      </w:ins>
      <w:ins w:id="476" w:author="Robert Kenney" w:date="2026-07-03T17:42:00Z" w16du:dateUtc="2026-07-03T21:42:00Z">
        <w:r>
          <w:rPr>
            <w:rFonts w:ascii="Courier New" w:hAnsi="Courier New" w:cs="Courier New"/>
          </w:rPr>
          <w:t xml:space="preserve">rds with SIGHTNO&gt;0 and for SIGHTNO not missing. Either way I got 1142 </w:t>
        </w:r>
        <w:proofErr w:type="gramStart"/>
        <w:r>
          <w:rPr>
            <w:rFonts w:ascii="Courier New" w:hAnsi="Courier New" w:cs="Courier New"/>
          </w:rPr>
          <w:t>sightings</w:t>
        </w:r>
        <w:proofErr w:type="gramEnd"/>
        <w:r>
          <w:rPr>
            <w:rFonts w:ascii="Courier New" w:hAnsi="Courier New" w:cs="Courier New"/>
          </w:rPr>
          <w:t xml:space="preserve"> and every single one had a SPECCODE and TAXCODE.</w:t>
        </w:r>
      </w:ins>
    </w:p>
    <w:p w14:paraId="0D32A0F6" w14:textId="21E1DA9C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A55AC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3D8A6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15:32:05] f905030G</w:t>
      </w:r>
    </w:p>
    <w:p w14:paraId="59865C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28A25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58C7B7B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0E01FB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12E15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FFC0E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13C4DD3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026661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CBE82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NUMBER=2050 exceeds threshold 2000 for SPECCODE=SADO (source: TAXCODE 3 default). Verify count. (rows 7121, EVENTNO=7121)</w:t>
      </w:r>
    </w:p>
    <w:p w14:paraId="6CF2DD29" w14:textId="77777777" w:rsidR="00185BC9" w:rsidRDefault="00185BC9" w:rsidP="00C63700">
      <w:pPr>
        <w:pStyle w:val="PlainText"/>
        <w:rPr>
          <w:ins w:id="477" w:author="Robert Kenney" w:date="2026-07-03T17:43:00Z" w16du:dateUtc="2026-07-03T21:43:00Z"/>
          <w:rFonts w:ascii="Courier New" w:hAnsi="Courier New" w:cs="Courier New"/>
        </w:rPr>
      </w:pPr>
      <w:ins w:id="478" w:author="Robert Kenney" w:date="2026-07-03T17:43:00Z" w16du:dateUtc="2026-07-03T21:43:00Z">
        <w:r>
          <w:rPr>
            <w:rFonts w:ascii="Courier New" w:hAnsi="Courier New" w:cs="Courier New"/>
          </w:rPr>
          <w:t>OK</w:t>
        </w:r>
      </w:ins>
    </w:p>
    <w:p w14:paraId="239A2E0E" w14:textId="619D5C82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CE584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C10BD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15:32:06] o102000</w:t>
      </w:r>
    </w:p>
    <w:p w14:paraId="692FE3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D375C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2 warnings (0 acknowledged, 2 new)</w:t>
      </w:r>
    </w:p>
    <w:p w14:paraId="7FF599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C13E77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2A2C3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92669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019B80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45A688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20C25A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[299;609;644])</w:t>
      </w:r>
    </w:p>
    <w:p w14:paraId="5B25EB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69.95 outside typical survey area [20.0, 55.0] (rows 1118, EVENTNO=1134)</w:t>
      </w:r>
    </w:p>
    <w:p w14:paraId="58D673F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21.6333 outside typical survey area [-85.0, -40.0] (rows 1118, EVENTNO=1134)</w:t>
      </w:r>
    </w:p>
    <w:p w14:paraId="66A33E42" w14:textId="30FA8296" w:rsidR="00C20CA2" w:rsidRDefault="00C20CA2" w:rsidP="00C63700">
      <w:pPr>
        <w:pStyle w:val="PlainText"/>
        <w:rPr>
          <w:ins w:id="479" w:author="Robert Kenney" w:date="2026-07-03T17:51:00Z" w16du:dateUtc="2026-07-03T21:51:00Z"/>
          <w:rFonts w:ascii="Courier New" w:hAnsi="Courier New" w:cs="Courier New"/>
        </w:rPr>
      </w:pPr>
      <w:ins w:id="480" w:author="Robert Kenney" w:date="2026-07-03T17:47:00Z" w16du:dateUtc="2026-07-03T21:47:00Z">
        <w:r>
          <w:rPr>
            <w:rFonts w:ascii="Courier New" w:hAnsi="Courier New" w:cs="Courier New"/>
          </w:rPr>
          <w:t xml:space="preserve">A file of </w:t>
        </w:r>
      </w:ins>
      <w:ins w:id="481" w:author="Robert Kenney" w:date="2026-07-03T17:48:00Z" w16du:dateUtc="2026-07-03T21:48:00Z">
        <w:r>
          <w:rPr>
            <w:rFonts w:ascii="Courier New" w:hAnsi="Courier New" w:cs="Courier New"/>
          </w:rPr>
          <w:t xml:space="preserve">1298 sightings extracted from the photoID catalog, and one has DAY missing and one is </w:t>
        </w:r>
      </w:ins>
      <w:ins w:id="482" w:author="Robert Kenney" w:date="2026-07-03T17:50:00Z" w16du:dateUtc="2026-07-03T21:50:00Z">
        <w:r>
          <w:rPr>
            <w:rFonts w:ascii="Courier New" w:hAnsi="Courier New" w:cs="Courier New"/>
          </w:rPr>
          <w:t>way far away. Th</w:t>
        </w:r>
      </w:ins>
      <w:ins w:id="483" w:author="Robert Kenney" w:date="2026-07-06T13:36:00Z" w16du:dateUtc="2026-07-06T17:36:00Z">
        <w:r w:rsidR="007C1CFD">
          <w:rPr>
            <w:rFonts w:ascii="Courier New" w:hAnsi="Courier New" w:cs="Courier New"/>
          </w:rPr>
          <w:t>e faraway on</w:t>
        </w:r>
      </w:ins>
      <w:ins w:id="484" w:author="Robert Kenney" w:date="2026-07-06T14:04:00Z" w16du:dateUtc="2026-07-06T18:04:00Z">
        <w:r w:rsidR="006C705C">
          <w:rPr>
            <w:rFonts w:ascii="Courier New" w:hAnsi="Courier New" w:cs="Courier New"/>
          </w:rPr>
          <w:t>e</w:t>
        </w:r>
      </w:ins>
      <w:ins w:id="485" w:author="Robert Kenney" w:date="2026-07-06T13:36:00Z" w16du:dateUtc="2026-07-06T17:36:00Z">
        <w:r w:rsidR="007C1CFD">
          <w:rPr>
            <w:rFonts w:ascii="Courier New" w:hAnsi="Courier New" w:cs="Courier New"/>
          </w:rPr>
          <w:t xml:space="preserve"> w</w:t>
        </w:r>
      </w:ins>
      <w:ins w:id="486" w:author="Robert Kenney" w:date="2026-07-03T17:50:00Z" w16du:dateUtc="2026-07-03T21:50:00Z">
        <w:r>
          <w:rPr>
            <w:rFonts w:ascii="Courier New" w:hAnsi="Courier New" w:cs="Courier New"/>
          </w:rPr>
          <w:t xml:space="preserve">as when the whale named “Porter” hung out </w:t>
        </w:r>
      </w:ins>
      <w:ins w:id="487" w:author="Robert Kenney" w:date="2026-07-06T13:36:00Z" w16du:dateUtc="2026-07-06T17:36:00Z">
        <w:r w:rsidR="007C1CFD">
          <w:rPr>
            <w:rFonts w:ascii="Courier New" w:hAnsi="Courier New" w:cs="Courier New"/>
          </w:rPr>
          <w:t xml:space="preserve">for a long time </w:t>
        </w:r>
      </w:ins>
      <w:ins w:id="488" w:author="Robert Kenney" w:date="2026-07-03T17:50:00Z" w16du:dateUtc="2026-07-03T21:50:00Z">
        <w:r>
          <w:rPr>
            <w:rFonts w:ascii="Courier New" w:hAnsi="Courier New" w:cs="Courier New"/>
          </w:rPr>
          <w:t>in a fjord at the North Cape of Norway (where the Norwe</w:t>
        </w:r>
      </w:ins>
      <w:ins w:id="489" w:author="Robert Kenney" w:date="2026-07-03T17:51:00Z" w16du:dateUtc="2026-07-03T21:51:00Z">
        <w:r>
          <w:rPr>
            <w:rFonts w:ascii="Courier New" w:hAnsi="Courier New" w:cs="Courier New"/>
          </w:rPr>
          <w:t>gians hunted them centuries ago and gave them the name “</w:t>
        </w:r>
        <w:proofErr w:type="spellStart"/>
        <w:r>
          <w:rPr>
            <w:rFonts w:ascii="Courier New" w:hAnsi="Courier New" w:cs="Courier New"/>
          </w:rPr>
          <w:t>nordkaper</w:t>
        </w:r>
        <w:proofErr w:type="spellEnd"/>
        <w:r>
          <w:rPr>
            <w:rFonts w:ascii="Courier New" w:hAnsi="Courier New" w:cs="Courier New"/>
          </w:rPr>
          <w:t>.”)</w:t>
        </w:r>
      </w:ins>
    </w:p>
    <w:p w14:paraId="362BE682" w14:textId="1612B480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D36D4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B928D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15:32:06] o105921</w:t>
      </w:r>
    </w:p>
    <w:p w14:paraId="504334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D50BC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5D6085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5AFB42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43027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67062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5079426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6F5361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828236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PLATFORM: PLATFORM contains invalid value(s) not in lookup table: 164 (rows 160)</w:t>
      </w:r>
    </w:p>
    <w:p w14:paraId="56E348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PLATFORM: PLATFORM contains invalid value(s) not in PLATFORM lookup table: 164 (rows 160)</w:t>
      </w:r>
    </w:p>
    <w:p w14:paraId="5945C850" w14:textId="77777777" w:rsidR="00FD4E6D" w:rsidRDefault="00C20CA2" w:rsidP="00C63700">
      <w:pPr>
        <w:pStyle w:val="PlainText"/>
        <w:rPr>
          <w:ins w:id="490" w:author="Robert Kenney" w:date="2026-07-03T17:57:00Z" w16du:dateUtc="2026-07-03T21:57:00Z"/>
          <w:rFonts w:ascii="Courier New" w:hAnsi="Courier New" w:cs="Courier New"/>
        </w:rPr>
      </w:pPr>
      <w:ins w:id="491" w:author="Robert Kenney" w:date="2026-07-03T17:56:00Z" w16du:dateUtc="2026-07-03T21:56:00Z">
        <w:r>
          <w:rPr>
            <w:rFonts w:ascii="Courier New" w:hAnsi="Courier New" w:cs="Courier New"/>
          </w:rPr>
          <w:t>There is no</w:t>
        </w:r>
      </w:ins>
      <w:ins w:id="492" w:author="Robert Kenney" w:date="2026-07-03T17:57:00Z" w16du:dateUtc="2026-07-03T21:57:00Z">
        <w:r>
          <w:rPr>
            <w:rFonts w:ascii="Courier New" w:hAnsi="Courier New" w:cs="Courier New"/>
          </w:rPr>
          <w:t xml:space="preserve"> sighting in this file with PLATFORM=164</w:t>
        </w:r>
        <w:r w:rsidR="00FD4E6D">
          <w:rPr>
            <w:rFonts w:ascii="Courier New" w:hAnsi="Courier New" w:cs="Courier New"/>
          </w:rPr>
          <w:t>.</w:t>
        </w:r>
      </w:ins>
    </w:p>
    <w:p w14:paraId="6871F833" w14:textId="7FA43302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74BB4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E5DB1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15:32:07] o106000</w:t>
      </w:r>
    </w:p>
    <w:p w14:paraId="5B721E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40EED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13 warnings (0 acknowledged, 13 new)</w:t>
      </w:r>
    </w:p>
    <w:p w14:paraId="0BAA984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AA168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D3804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913EF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4CE5CC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13</w:t>
      </w:r>
    </w:p>
    <w:p w14:paraId="26D69A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11F173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MONTH: Required field MONTH cannot be NULL or empty (rows 1)</w:t>
      </w:r>
    </w:p>
    <w:p w14:paraId="76E7961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[1;5;563])</w:t>
      </w:r>
    </w:p>
    <w:p w14:paraId="2D74CAF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59.6467 outside typical survey area [20.0, 55.0] (rows 51, EVENTNO=62)</w:t>
      </w:r>
    </w:p>
    <w:p w14:paraId="749C2A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LAT_DD: Latitude 64.4183 outside typical survey area [20.0, 55.0] (rows 1335, EVENTNO=1655)</w:t>
      </w:r>
    </w:p>
    <w:p w14:paraId="2613406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64.4217 outside typical survey area [20.0, 55.0] (rows 1336, EVENTNO=1657)</w:t>
      </w:r>
    </w:p>
    <w:p w14:paraId="4B9A95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60.2083 outside typical survey area [20.0, 55.0] (rows 1359, EVENTNO=1687)</w:t>
      </w:r>
    </w:p>
    <w:p w14:paraId="047364E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-95.3167 outside typical survey area [-85.0, -40.0] (rows 2, EVENTNO=2)</w:t>
      </w:r>
    </w:p>
    <w:p w14:paraId="59F389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-7.68833 outside typical survey area [-85.0, -40.0] (rows 47, EVENTNO=58)</w:t>
      </w:r>
    </w:p>
    <w:p w14:paraId="6EE81B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-32.64 outside typical survey area [-85.0, -40.0] (rows 51, EVENTNO=62)</w:t>
      </w:r>
    </w:p>
    <w:p w14:paraId="598541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-25.4167 outside typical survey area [-85.0, -40.0] (rows 1335, EVENTNO=1655)</w:t>
      </w:r>
    </w:p>
    <w:p w14:paraId="683167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-25.57 outside typical survey area [-85.0, -40.0] (rows 1336, EVENTNO=1657)</w:t>
      </w:r>
    </w:p>
    <w:p w14:paraId="4A5B098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-34.8167 outside typical survey area [-85.0, -40.0] (rows 1359, EVENTNO=1687)</w:t>
      </w:r>
    </w:p>
    <w:p w14:paraId="2188B2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-85.7083 outside typical survey area [-85.0, -40.0] (rows 1528, EVENTNO=1942)</w:t>
      </w:r>
    </w:p>
    <w:p w14:paraId="143FE5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-86.6183 outside typical survey area [-85.0, -40.0] (rows 1558, EVENTNO=1980)</w:t>
      </w:r>
    </w:p>
    <w:p w14:paraId="724791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-85.7717 outside typical survey area [-85.0, -40.0] (rows 1560, EVENTNO=1983)</w:t>
      </w:r>
    </w:p>
    <w:p w14:paraId="62D1662A" w14:textId="77777777" w:rsidR="00FD4E6D" w:rsidRDefault="00FD4E6D" w:rsidP="00C63700">
      <w:pPr>
        <w:pStyle w:val="PlainText"/>
        <w:rPr>
          <w:ins w:id="493" w:author="Robert Kenney" w:date="2026-07-03T17:58:00Z" w16du:dateUtc="2026-07-03T21:58:00Z"/>
          <w:rFonts w:ascii="Courier New" w:hAnsi="Courier New" w:cs="Courier New"/>
        </w:rPr>
      </w:pPr>
      <w:ins w:id="494" w:author="Robert Kenney" w:date="2026-07-03T17:57:00Z" w16du:dateUtc="2026-07-03T21:57:00Z">
        <w:r>
          <w:rPr>
            <w:rFonts w:ascii="Courier New" w:hAnsi="Courier New" w:cs="Courier New"/>
          </w:rPr>
          <w:t>More photoID cat</w:t>
        </w:r>
      </w:ins>
      <w:ins w:id="495" w:author="Robert Kenney" w:date="2026-07-03T17:58:00Z" w16du:dateUtc="2026-07-03T21:58:00Z">
        <w:r>
          <w:rPr>
            <w:rFonts w:ascii="Courier New" w:hAnsi="Courier New" w:cs="Courier New"/>
          </w:rPr>
          <w:t>alog extracts</w:t>
        </w:r>
      </w:ins>
    </w:p>
    <w:p w14:paraId="3E97E8D8" w14:textId="020DB47A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4CC8D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65D11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15:32:07] o106921</w:t>
      </w:r>
    </w:p>
    <w:p w14:paraId="0B796A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BFD98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5ADCE9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7E8C1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75ADB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395F7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4B3F1A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4EE976E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D84195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NUMBER=71 exceeds threshold 50 for SPECCODE=RIWH (source: TAXCODE 1 default). Verify count. (rows 158, EVENTNO=158)</w:t>
      </w:r>
    </w:p>
    <w:p w14:paraId="7FCC339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NUMBER: Right whale group size (71) unusually large - verify count (rows 158, EVENTNO=158)</w:t>
      </w:r>
    </w:p>
    <w:p w14:paraId="3A0CD9CC" w14:textId="282B79F3" w:rsidR="00FD4E6D" w:rsidRDefault="00FD4E6D" w:rsidP="00C63700">
      <w:pPr>
        <w:pStyle w:val="PlainText"/>
        <w:rPr>
          <w:ins w:id="496" w:author="Robert Kenney" w:date="2026-07-03T18:00:00Z" w16du:dateUtc="2026-07-03T22:00:00Z"/>
          <w:rFonts w:ascii="Courier New" w:hAnsi="Courier New" w:cs="Courier New"/>
        </w:rPr>
      </w:pPr>
      <w:ins w:id="497" w:author="Robert Kenney" w:date="2026-07-03T17:58:00Z" w16du:dateUtc="2026-07-03T21:58:00Z">
        <w:r>
          <w:rPr>
            <w:rFonts w:ascii="Courier New" w:hAnsi="Courier New" w:cs="Courier New"/>
          </w:rPr>
          <w:t>Files with FILEID=01yy921 are collections of sightin</w:t>
        </w:r>
      </w:ins>
      <w:ins w:id="498" w:author="Robert Kenney" w:date="2026-07-03T17:59:00Z" w16du:dateUtc="2026-07-03T21:59:00Z">
        <w:r>
          <w:rPr>
            <w:rFonts w:ascii="Courier New" w:hAnsi="Courier New" w:cs="Courier New"/>
          </w:rPr>
          <w:t>gs (mostly right whales) reported to NMFS and put out on their hotline alerts. Their OOD in theory verifies the species and all the details when the report comes in.</w:t>
        </w:r>
      </w:ins>
      <w:ins w:id="499" w:author="Robert Kenney" w:date="2026-07-03T18:01:00Z" w16du:dateUtc="2026-07-03T22:01:00Z">
        <w:r>
          <w:rPr>
            <w:rFonts w:ascii="Courier New" w:hAnsi="Courier New" w:cs="Courier New"/>
          </w:rPr>
          <w:t xml:space="preserve"> The PLATFORM code (199) tells me it came in from a whale-watch boat.</w:t>
        </w:r>
      </w:ins>
    </w:p>
    <w:p w14:paraId="57E4B2D3" w14:textId="6E652A18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BAD29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D25010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15:32:07] o107000</w:t>
      </w:r>
    </w:p>
    <w:p w14:paraId="4FA55D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5FF2B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0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792BC0C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E8F231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44184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07642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3D572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4E9EC3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BBC0A7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-97.0307 outside typical survey area [-85.0, -40.0] (rows 259, EVENTNO=379)</w:t>
      </w:r>
    </w:p>
    <w:p w14:paraId="2570C733" w14:textId="77777777" w:rsidR="00FD4E6D" w:rsidRDefault="00FD4E6D" w:rsidP="00C63700">
      <w:pPr>
        <w:pStyle w:val="PlainText"/>
        <w:rPr>
          <w:ins w:id="500" w:author="Robert Kenney" w:date="2026-07-03T18:04:00Z" w16du:dateUtc="2026-07-03T22:04:00Z"/>
          <w:rFonts w:ascii="Courier New" w:hAnsi="Courier New" w:cs="Courier New"/>
        </w:rPr>
      </w:pPr>
      <w:ins w:id="501" w:author="Robert Kenney" w:date="2026-07-03T18:03:00Z" w16du:dateUtc="2026-07-03T22:03:00Z">
        <w:r>
          <w:rPr>
            <w:rFonts w:ascii="Courier New" w:hAnsi="Courier New" w:cs="Courier New"/>
          </w:rPr>
          <w:t>Catalog si</w:t>
        </w:r>
      </w:ins>
      <w:ins w:id="502" w:author="Robert Kenney" w:date="2026-07-03T18:04:00Z" w16du:dateUtc="2026-07-03T22:04:00Z">
        <w:r>
          <w:rPr>
            <w:rFonts w:ascii="Courier New" w:hAnsi="Courier New" w:cs="Courier New"/>
          </w:rPr>
          <w:t>ghting ... dopy whale kept going south and turned into the Gulf of Mexico</w:t>
        </w:r>
      </w:ins>
    </w:p>
    <w:p w14:paraId="37EB0160" w14:textId="2EA25A59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DA0A0E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649C6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15:32:08] o108</w:t>
      </w:r>
      <w:r w:rsidRPr="00FD4E6D">
        <w:rPr>
          <w:rFonts w:ascii="Courier New" w:hAnsi="Courier New" w:cs="Courier New"/>
          <w:highlight w:val="yellow"/>
          <w:rPrChange w:id="503" w:author="Robert Kenney" w:date="2026-07-03T18:04:00Z" w16du:dateUtc="2026-07-03T22:04:00Z">
            <w:rPr>
              <w:rFonts w:ascii="Courier New" w:hAnsi="Courier New" w:cs="Courier New"/>
            </w:rPr>
          </w:rPrChange>
        </w:rPr>
        <w:t>921</w:t>
      </w:r>
    </w:p>
    <w:p w14:paraId="775A0E0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4DA47A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54FB31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3A7BE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541C9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7ED1B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7E3305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0657B8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E546C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NUMBER=80 exceeds threshold 50 for SPECCODE=RIWH (source: TAXCODE 1 default). Verify count. (rows 169, EVENTNO=684)</w:t>
      </w:r>
    </w:p>
    <w:p w14:paraId="37D86E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(80) unusually large - verify count (rows 169, EVENTNO=684)</w:t>
      </w:r>
    </w:p>
    <w:p w14:paraId="1CA479D9" w14:textId="77777777" w:rsidR="00FD4E6D" w:rsidRDefault="00FD4E6D" w:rsidP="00C63700">
      <w:pPr>
        <w:pStyle w:val="PlainText"/>
        <w:rPr>
          <w:ins w:id="504" w:author="Robert Kenney" w:date="2026-07-03T18:04:00Z" w16du:dateUtc="2026-07-03T22:04:00Z"/>
          <w:rFonts w:ascii="Courier New" w:hAnsi="Courier New" w:cs="Courier New"/>
        </w:rPr>
      </w:pPr>
      <w:ins w:id="505" w:author="Robert Kenney" w:date="2026-07-03T18:04:00Z" w16du:dateUtc="2026-07-03T22:04:00Z">
        <w:r>
          <w:rPr>
            <w:rFonts w:ascii="Courier New" w:hAnsi="Courier New" w:cs="Courier New"/>
          </w:rPr>
          <w:t>OK</w:t>
        </w:r>
      </w:ins>
    </w:p>
    <w:p w14:paraId="0500C641" w14:textId="0D65FCEB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9C24D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E1D85A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15:32:08] o109</w:t>
      </w:r>
      <w:r w:rsidRPr="00FD4E6D">
        <w:rPr>
          <w:rFonts w:ascii="Courier New" w:hAnsi="Courier New" w:cs="Courier New"/>
          <w:highlight w:val="yellow"/>
          <w:rPrChange w:id="506" w:author="Robert Kenney" w:date="2026-07-03T18:07:00Z" w16du:dateUtc="2026-07-03T22:07:00Z">
            <w:rPr>
              <w:rFonts w:ascii="Courier New" w:hAnsi="Courier New" w:cs="Courier New"/>
            </w:rPr>
          </w:rPrChange>
        </w:rPr>
        <w:t>911</w:t>
      </w:r>
    </w:p>
    <w:p w14:paraId="4D9E28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Type: Validation error</w:t>
      </w:r>
    </w:p>
    <w:p w14:paraId="4791CEF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4 warnings (0 acknowledged, 4 new)</w:t>
      </w:r>
    </w:p>
    <w:p w14:paraId="3FBECF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618F07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5CE1C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F36FC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5B823BC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4</w:t>
      </w:r>
    </w:p>
    <w:p w14:paraId="2E3D1E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9BDB9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-1 outside typical survey area [20.0, 55.0] (rows 42, EVENTNO=62)</w:t>
      </w:r>
    </w:p>
    <w:p w14:paraId="7E8E4E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8.5 outside typical survey area [-85.0, -40.0] (rows 42, EVENTNO=62)</w:t>
      </w:r>
    </w:p>
    <w:p w14:paraId="3465B0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-97.1958 outside typical survey area [-85.0, -40.0] (rows 229, EVENTNO=325)</w:t>
      </w:r>
    </w:p>
    <w:p w14:paraId="3C312D6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-28.5057 outside typical survey area [-85.0, -40.0] (rows 823, EVENTNO=1407)</w:t>
      </w:r>
    </w:p>
    <w:p w14:paraId="060AEB56" w14:textId="4E58941E" w:rsidR="00FD4E6D" w:rsidRDefault="00FD4E6D" w:rsidP="00C63700">
      <w:pPr>
        <w:pStyle w:val="PlainText"/>
        <w:rPr>
          <w:ins w:id="507" w:author="Robert Kenney" w:date="2026-07-03T18:07:00Z" w16du:dateUtc="2026-07-03T22:07:00Z"/>
          <w:rFonts w:ascii="Courier New" w:hAnsi="Courier New" w:cs="Courier New"/>
        </w:rPr>
      </w:pPr>
      <w:ins w:id="508" w:author="Robert Kenney" w:date="2026-07-03T18:06:00Z" w16du:dateUtc="2026-07-03T22:06:00Z">
        <w:r>
          <w:rPr>
            <w:rFonts w:ascii="Courier New" w:hAnsi="Courier New" w:cs="Courier New"/>
          </w:rPr>
          <w:t xml:space="preserve">This must have been when I standardized the FILEIDs for the extracts from the photoID catalog to all </w:t>
        </w:r>
      </w:ins>
      <w:ins w:id="509" w:author="Robert Kenney" w:date="2026-07-03T18:07:00Z" w16du:dateUtc="2026-07-03T22:07:00Z">
        <w:r>
          <w:rPr>
            <w:rFonts w:ascii="Courier New" w:hAnsi="Courier New" w:cs="Courier New"/>
          </w:rPr>
          <w:t xml:space="preserve">end in 911. Event 62 was </w:t>
        </w:r>
        <w:proofErr w:type="gramStart"/>
        <w:r>
          <w:rPr>
            <w:rFonts w:ascii="Courier New" w:hAnsi="Courier New" w:cs="Courier New"/>
          </w:rPr>
          <w:t>actually a</w:t>
        </w:r>
        <w:proofErr w:type="gramEnd"/>
        <w:r>
          <w:rPr>
            <w:rFonts w:ascii="Courier New" w:hAnsi="Courier New" w:cs="Courier New"/>
          </w:rPr>
          <w:t xml:space="preserve"> southern right whale photographed in the Gulf of Guinea off western Afric</w:t>
        </w:r>
      </w:ins>
      <w:ins w:id="510" w:author="Robert Kenney" w:date="2026-07-06T14:05:00Z" w16du:dateUtc="2026-07-06T18:05:00Z">
        <w:r w:rsidR="006C705C">
          <w:rPr>
            <w:rFonts w:ascii="Courier New" w:hAnsi="Courier New" w:cs="Courier New"/>
          </w:rPr>
          <w:t>a (forcing me to create a new SPECCODE).</w:t>
        </w:r>
      </w:ins>
    </w:p>
    <w:p w14:paraId="45A717B7" w14:textId="5657EC2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6459E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7E8DC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15:32:09] o110</w:t>
      </w:r>
      <w:r w:rsidRPr="009A7D01">
        <w:rPr>
          <w:rFonts w:ascii="Courier New" w:hAnsi="Courier New" w:cs="Courier New"/>
          <w:highlight w:val="yellow"/>
          <w:rPrChange w:id="511" w:author="Robert Kenney" w:date="2026-07-03T18:08:00Z" w16du:dateUtc="2026-07-03T22:08:00Z">
            <w:rPr>
              <w:rFonts w:ascii="Courier New" w:hAnsi="Courier New" w:cs="Courier New"/>
            </w:rPr>
          </w:rPrChange>
        </w:rPr>
        <w:t>911</w:t>
      </w:r>
    </w:p>
    <w:p w14:paraId="2B6DAF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A04CB4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2 warnings (0 acknowledged, 2 new)</w:t>
      </w:r>
    </w:p>
    <w:p w14:paraId="14F866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871A31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A8AE40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D59BF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171DE3D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70BBA1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93179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BEHAV: Incompatible behaviors recorded: Dead/stranded animal cannot have active swimming behavior (rows 572)</w:t>
      </w:r>
    </w:p>
    <w:p w14:paraId="2C3E7BC2" w14:textId="77777777" w:rsidR="009A7D01" w:rsidRDefault="009A7D01" w:rsidP="00C63700">
      <w:pPr>
        <w:pStyle w:val="PlainText"/>
        <w:rPr>
          <w:ins w:id="512" w:author="Robert Kenney" w:date="2026-07-03T18:13:00Z" w16du:dateUtc="2026-07-03T22:13:00Z"/>
          <w:rFonts w:ascii="Courier New" w:hAnsi="Courier New" w:cs="Courier New"/>
        </w:rPr>
      </w:pPr>
      <w:ins w:id="513" w:author="Robert Kenney" w:date="2026-07-03T18:12:00Z" w16du:dateUtc="2026-07-03T22:12:00Z">
        <w:r w:rsidRPr="007C1CFD">
          <w:rPr>
            <w:rFonts w:ascii="Courier New" w:hAnsi="Courier New" w:cs="Courier New"/>
            <w:highlight w:val="cyan"/>
            <w:rPrChange w:id="514" w:author="Robert Kenney" w:date="2026-07-06T13:38:00Z" w16du:dateUtc="2026-07-06T17:38:00Z">
              <w:rPr>
                <w:rFonts w:ascii="Courier New" w:hAnsi="Courier New" w:cs="Courier New"/>
              </w:rPr>
            </w:rPrChange>
          </w:rPr>
          <w:t>BEHAV2 should be 2, not 12</w:t>
        </w:r>
      </w:ins>
      <w:ins w:id="515" w:author="Robert Kenney" w:date="2026-07-03T18:13:00Z" w16du:dateUtc="2026-07-03T22:13:00Z">
        <w:r w:rsidRPr="007C1CFD">
          <w:rPr>
            <w:rFonts w:ascii="Courier New" w:hAnsi="Courier New" w:cs="Courier New"/>
            <w:highlight w:val="cyan"/>
            <w:rPrChange w:id="516" w:author="Robert Kenney" w:date="2026-07-06T13:38:00Z" w16du:dateUtc="2026-07-06T17:38:00Z">
              <w:rPr>
                <w:rFonts w:ascii="Courier New" w:hAnsi="Courier New" w:cs="Courier New"/>
              </w:rPr>
            </w:rPrChange>
          </w:rPr>
          <w:t>.</w:t>
        </w:r>
      </w:ins>
    </w:p>
    <w:p w14:paraId="2A05CD7E" w14:textId="68AC1214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-16.8138 outside typical survey area [-85.0, -40.0] (rows 1, EVENTNO=1)</w:t>
      </w:r>
    </w:p>
    <w:p w14:paraId="3BA91F8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-17.3517 outside typical survey area [-85.0, -40.0] (rows 2, EVENTNO=2)</w:t>
      </w:r>
    </w:p>
    <w:p w14:paraId="62135B1B" w14:textId="77777777" w:rsidR="009A7D01" w:rsidRDefault="009A7D01" w:rsidP="00C63700">
      <w:pPr>
        <w:pStyle w:val="PlainText"/>
        <w:rPr>
          <w:ins w:id="517" w:author="Robert Kenney" w:date="2026-07-03T18:13:00Z" w16du:dateUtc="2026-07-03T22:13:00Z"/>
          <w:rFonts w:ascii="Courier New" w:hAnsi="Courier New" w:cs="Courier New"/>
        </w:rPr>
      </w:pPr>
      <w:ins w:id="518" w:author="Robert Kenney" w:date="2026-07-03T18:13:00Z" w16du:dateUtc="2026-07-03T22:13:00Z">
        <w:r>
          <w:rPr>
            <w:rFonts w:ascii="Courier New" w:hAnsi="Courier New" w:cs="Courier New"/>
          </w:rPr>
          <w:t>More catalog</w:t>
        </w:r>
      </w:ins>
    </w:p>
    <w:p w14:paraId="622C810C" w14:textId="7205C2E9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05F89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C38E1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15:32:09] o117001</w:t>
      </w:r>
    </w:p>
    <w:p w14:paraId="3D3707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31B85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9 warnings (0 acknowledged, 9 new)</w:t>
      </w:r>
    </w:p>
    <w:p w14:paraId="51E2D0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55921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7762C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BA844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21472FF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9</w:t>
      </w:r>
    </w:p>
    <w:p w14:paraId="4306F12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C5DBB9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[26;27;31;32;38;57;58])</w:t>
      </w:r>
    </w:p>
    <w:p w14:paraId="32F224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56.3333 outside typical survey area [20.0, 55.0] (rows 58, EVENTNO=58)</w:t>
      </w:r>
    </w:p>
    <w:p w14:paraId="0E64FB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57.8833 outside typical survey area [20.0, 55.0] (rows 60, EVENTNO=60)</w:t>
      </w:r>
    </w:p>
    <w:p w14:paraId="530682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58.8 outside typical survey area [20.0, 55.0] (rows 61, EVENTNO=61)</w:t>
      </w:r>
    </w:p>
    <w:p w14:paraId="3BDBF01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-6.27667 outside typical survey area [-85.0, -40.0] (rows 54, EVENTNO=54)</w:t>
      </w:r>
    </w:p>
    <w:p w14:paraId="7F9757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-10 outside typical survey area [-85.0, -40.0] (rows 57, EVENTNO=57)</w:t>
      </w:r>
    </w:p>
    <w:p w14:paraId="6C1640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-15.9167 outside typical survey area [-85.0, -40.0] (rows 58, EVENTNO=58)</w:t>
      </w:r>
    </w:p>
    <w:p w14:paraId="2CB62B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-4.83217 outside typical survey area [-85.0, -40.0] (rows 59, EVENTNO=59)</w:t>
      </w:r>
    </w:p>
    <w:p w14:paraId="63B07B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-8.23333 outside typical survey area [-85.0, -40.0] (rows 60, EVENTNO=60)</w:t>
      </w:r>
    </w:p>
    <w:p w14:paraId="0474988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-18.5 outside typical survey area [-85.0, -40.0] (rows 61, EVENTNO=61)</w:t>
      </w:r>
    </w:p>
    <w:p w14:paraId="3C225342" w14:textId="77777777" w:rsidR="009A7D01" w:rsidRDefault="009A7D01" w:rsidP="00C63700">
      <w:pPr>
        <w:pStyle w:val="PlainText"/>
        <w:rPr>
          <w:ins w:id="519" w:author="Robert Kenney" w:date="2026-07-03T18:17:00Z" w16du:dateUtc="2026-07-03T22:17:00Z"/>
          <w:rFonts w:ascii="Courier New" w:hAnsi="Courier New" w:cs="Courier New"/>
        </w:rPr>
      </w:pPr>
      <w:ins w:id="520" w:author="Robert Kenney" w:date="2026-07-03T18:16:00Z" w16du:dateUtc="2026-07-03T22:16:00Z">
        <w:r>
          <w:rPr>
            <w:rFonts w:ascii="Courier New" w:hAnsi="Courier New" w:cs="Courier New"/>
          </w:rPr>
          <w:t>This was a file of miscellan</w:t>
        </w:r>
      </w:ins>
      <w:ins w:id="521" w:author="Robert Kenney" w:date="2026-07-03T18:17:00Z" w16du:dateUtc="2026-07-03T22:17:00Z">
        <w:r>
          <w:rPr>
            <w:rFonts w:ascii="Courier New" w:hAnsi="Courier New" w:cs="Courier New"/>
          </w:rPr>
          <w:t>eous opportunistic sightings from multiple sources that I assembled and entered (heavy on beluga and manatee) to work on a couple of public lectures.</w:t>
        </w:r>
      </w:ins>
    </w:p>
    <w:p w14:paraId="080CEDFB" w14:textId="7ADE45A2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31275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63B15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15:32:09] o118</w:t>
      </w:r>
      <w:r w:rsidRPr="00F17A01">
        <w:rPr>
          <w:rFonts w:ascii="Courier New" w:hAnsi="Courier New" w:cs="Courier New"/>
          <w:highlight w:val="yellow"/>
          <w:rPrChange w:id="522" w:author="Robert Kenney" w:date="2026-07-03T18:18:00Z" w16du:dateUtc="2026-07-03T22:18:00Z">
            <w:rPr>
              <w:rFonts w:ascii="Courier New" w:hAnsi="Courier New" w:cs="Courier New"/>
            </w:rPr>
          </w:rPrChange>
        </w:rPr>
        <w:t>921</w:t>
      </w:r>
    </w:p>
    <w:p w14:paraId="43AAE0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D61A46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75ED6C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07A469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DF359F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5BD002C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Errors: 0</w:t>
      </w:r>
    </w:p>
    <w:p w14:paraId="560815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0F2689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47BEB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64.246 outside typical survey area [20.0, 55.0] (rows 422, EVENTNO=435)</w:t>
      </w:r>
    </w:p>
    <w:p w14:paraId="3117445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-22.2372 outside typical survey area [-85.0, -40.0] (rows 422, EVENTNO=435)</w:t>
      </w:r>
    </w:p>
    <w:p w14:paraId="1D226177" w14:textId="77777777" w:rsidR="00F17A01" w:rsidRDefault="00F17A01" w:rsidP="00C63700">
      <w:pPr>
        <w:pStyle w:val="PlainText"/>
        <w:rPr>
          <w:ins w:id="523" w:author="Robert Kenney" w:date="2026-07-03T18:18:00Z" w16du:dateUtc="2026-07-03T22:18:00Z"/>
          <w:rFonts w:ascii="Courier New" w:hAnsi="Courier New" w:cs="Courier New"/>
        </w:rPr>
      </w:pPr>
      <w:ins w:id="524" w:author="Robert Kenney" w:date="2026-07-03T18:18:00Z" w16du:dateUtc="2026-07-03T22:18:00Z">
        <w:r>
          <w:rPr>
            <w:rFonts w:ascii="Courier New" w:hAnsi="Courier New" w:cs="Courier New"/>
          </w:rPr>
          <w:t>OK (reported to NOAA)</w:t>
        </w:r>
      </w:ins>
    </w:p>
    <w:p w14:paraId="64A54B2A" w14:textId="55C90DC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44185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0B48A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15:32:10] o119</w:t>
      </w:r>
      <w:r w:rsidRPr="00F17A01">
        <w:rPr>
          <w:rFonts w:ascii="Courier New" w:hAnsi="Courier New" w:cs="Courier New"/>
          <w:highlight w:val="yellow"/>
          <w:rPrChange w:id="525" w:author="Robert Kenney" w:date="2026-07-03T18:18:00Z" w16du:dateUtc="2026-07-03T22:18:00Z">
            <w:rPr>
              <w:rFonts w:ascii="Courier New" w:hAnsi="Courier New" w:cs="Courier New"/>
            </w:rPr>
          </w:rPrChange>
        </w:rPr>
        <w:t>911</w:t>
      </w:r>
    </w:p>
    <w:p w14:paraId="393952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671B632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4 warnings (0 acknowledged, 4 new)</w:t>
      </w:r>
    </w:p>
    <w:p w14:paraId="20B6D2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0C1552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33EC24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52F64E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063FDB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4</w:t>
      </w:r>
    </w:p>
    <w:p w14:paraId="5ACFAE5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C602FD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64.246 outside typical survey area [20.0, 55.0] (rows 373, EVENTNO=478)</w:t>
      </w:r>
    </w:p>
    <w:p w14:paraId="4118756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-85.7708 outside typical survey area [-85.0, -40.0] (rows 226, EVENTNO=286)</w:t>
      </w:r>
    </w:p>
    <w:p w14:paraId="625D5E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-22.2372 outside typical survey area [-85.0, -40.0] (rows 373, EVENTNO=478)</w:t>
      </w:r>
    </w:p>
    <w:p w14:paraId="3309575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-4.42867 outside typical survey area [-85.0, -40.0] (rows 521, EVENTNO=680)</w:t>
      </w:r>
    </w:p>
    <w:p w14:paraId="318DBBC7" w14:textId="77777777" w:rsidR="00F17A01" w:rsidRDefault="00F17A01" w:rsidP="00C63700">
      <w:pPr>
        <w:pStyle w:val="PlainText"/>
        <w:rPr>
          <w:ins w:id="526" w:author="Robert Kenney" w:date="2026-07-03T18:18:00Z" w16du:dateUtc="2026-07-03T22:18:00Z"/>
          <w:rFonts w:ascii="Courier New" w:hAnsi="Courier New" w:cs="Courier New"/>
        </w:rPr>
      </w:pPr>
      <w:ins w:id="527" w:author="Robert Kenney" w:date="2026-07-03T18:18:00Z" w16du:dateUtc="2026-07-03T22:18:00Z">
        <w:r>
          <w:rPr>
            <w:rFonts w:ascii="Courier New" w:hAnsi="Courier New" w:cs="Courier New"/>
          </w:rPr>
          <w:t>OK, right whale catalog</w:t>
        </w:r>
      </w:ins>
    </w:p>
    <w:p w14:paraId="0867E7FE" w14:textId="7DB55BBF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53BB0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DF969E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15:32:10] o120</w:t>
      </w:r>
      <w:r w:rsidRPr="00F17A01">
        <w:rPr>
          <w:rFonts w:ascii="Courier New" w:hAnsi="Courier New" w:cs="Courier New"/>
          <w:highlight w:val="yellow"/>
          <w:rPrChange w:id="528" w:author="Robert Kenney" w:date="2026-07-03T18:18:00Z" w16du:dateUtc="2026-07-03T22:18:00Z">
            <w:rPr>
              <w:rFonts w:ascii="Courier New" w:hAnsi="Courier New" w:cs="Courier New"/>
            </w:rPr>
          </w:rPrChange>
        </w:rPr>
        <w:t>911</w:t>
      </w:r>
    </w:p>
    <w:p w14:paraId="5461AC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22A1A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4 warnings (0 acknowledged, 4 new)</w:t>
      </w:r>
    </w:p>
    <w:p w14:paraId="6453F0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33ACB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1935D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D6A001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691FE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4</w:t>
      </w:r>
    </w:p>
    <w:p w14:paraId="19E578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Details:</w:t>
      </w:r>
    </w:p>
    <w:p w14:paraId="133C22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-87.0578 outside typical survey area [-85.0, -40.0] (rows 205, EVENTNO=272)</w:t>
      </w:r>
    </w:p>
    <w:p w14:paraId="0501B2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-86.5667 outside typical survey area [-85.0, -40.0] (rows 206, EVENTNO=274)</w:t>
      </w:r>
    </w:p>
    <w:p w14:paraId="2D20F8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-95.6373 outside typical survey area [-85.0, -40.0] (rows 208, EVENTNO=278)</w:t>
      </w:r>
    </w:p>
    <w:p w14:paraId="64F894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-85.5433 outside typical survey area [-85.0, -40.0] (rows 209, EVENTNO=279)</w:t>
      </w:r>
    </w:p>
    <w:p w14:paraId="5E4B7DAF" w14:textId="77777777" w:rsidR="00F17A01" w:rsidRDefault="00F17A01" w:rsidP="00C63700">
      <w:pPr>
        <w:pStyle w:val="PlainText"/>
        <w:rPr>
          <w:ins w:id="529" w:author="Robert Kenney" w:date="2026-07-03T18:19:00Z" w16du:dateUtc="2026-07-03T22:19:00Z"/>
          <w:rFonts w:ascii="Courier New" w:hAnsi="Courier New" w:cs="Courier New"/>
        </w:rPr>
      </w:pPr>
      <w:ins w:id="530" w:author="Robert Kenney" w:date="2026-07-03T18:19:00Z" w16du:dateUtc="2026-07-03T22:19:00Z">
        <w:r>
          <w:rPr>
            <w:rFonts w:ascii="Courier New" w:hAnsi="Courier New" w:cs="Courier New"/>
          </w:rPr>
          <w:t>OK, right whale catalog</w:t>
        </w:r>
      </w:ins>
    </w:p>
    <w:p w14:paraId="2F5B294C" w14:textId="122CDDF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74C133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C8AE1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15:32:11] o120991</w:t>
      </w:r>
    </w:p>
    <w:p w14:paraId="1701885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0D926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7 warnings (0 acknowledged, 7 new)</w:t>
      </w:r>
    </w:p>
    <w:p w14:paraId="15ADEBA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C373F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E8A76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0E25E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274E3D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7</w:t>
      </w:r>
    </w:p>
    <w:p w14:paraId="7FA82A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1676AA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MONTH: Required field MONTH cannot be NULL or empty (rows [3;4])</w:t>
      </w:r>
    </w:p>
    <w:p w14:paraId="27733BD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DAY: Required field DAY cannot be NULL or empty (rows [2;3;4;8])</w:t>
      </w:r>
    </w:p>
    <w:p w14:paraId="0ACBA9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66.03 outside typical survey area [20.0, 55.0] (rows 2, EVENTNO=2)</w:t>
      </w:r>
    </w:p>
    <w:p w14:paraId="423A4F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66.17 outside typical survey area [20.0, 55.0] (rows 4, EVENTNO=4)</w:t>
      </w:r>
    </w:p>
    <w:p w14:paraId="51FE79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-2.13 outside typical survey area [-85.0, -40.0] (rows 1, EVENTNO=1)</w:t>
      </w:r>
    </w:p>
    <w:p w14:paraId="2A843EA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-17.5 outside typical survey area [-85.0, -40.0] (rows 2, EVENTNO=2)</w:t>
      </w:r>
    </w:p>
    <w:p w14:paraId="2E639B0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-17 outside typical survey area [-85.0, -40.0] (rows 3, EVENTNO=3)</w:t>
      </w:r>
    </w:p>
    <w:p w14:paraId="3E3E3A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-17.83 outside typical survey area [-85.0, -40.0] (rows 4, EVENTNO=4)</w:t>
      </w:r>
    </w:p>
    <w:p w14:paraId="744993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-6.08333 outside typical survey area [-85.0, -40.0] (rows 12, EVENTNO=12)</w:t>
      </w:r>
    </w:p>
    <w:p w14:paraId="43BEE13D" w14:textId="77777777" w:rsidR="00F17A01" w:rsidRDefault="00F17A01" w:rsidP="00C63700">
      <w:pPr>
        <w:pStyle w:val="PlainText"/>
        <w:rPr>
          <w:ins w:id="531" w:author="Robert Kenney" w:date="2026-07-03T18:22:00Z" w16du:dateUtc="2026-07-03T22:22:00Z"/>
          <w:rFonts w:ascii="Courier New" w:hAnsi="Courier New" w:cs="Courier New"/>
        </w:rPr>
      </w:pPr>
      <w:proofErr w:type="spellStart"/>
      <w:ins w:id="532" w:author="Robert Kenney" w:date="2026-07-03T18:21:00Z" w16du:dateUtc="2026-07-03T22:21:00Z">
        <w:r>
          <w:rPr>
            <w:rFonts w:ascii="Courier New" w:hAnsi="Courier New" w:cs="Courier New"/>
          </w:rPr>
          <w:t>Misc</w:t>
        </w:r>
      </w:ins>
      <w:proofErr w:type="spellEnd"/>
      <w:ins w:id="533" w:author="Robert Kenney" w:date="2026-07-03T18:22:00Z" w16du:dateUtc="2026-07-03T22:22:00Z">
        <w:r>
          <w:rPr>
            <w:rFonts w:ascii="Courier New" w:hAnsi="Courier New" w:cs="Courier New"/>
          </w:rPr>
          <w:t xml:space="preserve"> collection of sightings from lots of sources</w:t>
        </w:r>
      </w:ins>
    </w:p>
    <w:p w14:paraId="45BBE56D" w14:textId="44F69BAC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45D5EA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D047D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15:32:11] o121126</w:t>
      </w:r>
    </w:p>
    <w:p w14:paraId="504E076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Type: Validation error</w:t>
      </w:r>
    </w:p>
    <w:p w14:paraId="5C8018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3948E94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3D2A36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78A6F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4E370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145D5FB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5D2DBF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3F29D0A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"UNMM" (rows 16)</w:t>
      </w:r>
    </w:p>
    <w:p w14:paraId="6147A96A" w14:textId="77777777" w:rsidR="00F17A01" w:rsidRDefault="00F17A01" w:rsidP="00C63700">
      <w:pPr>
        <w:pStyle w:val="PlainText"/>
        <w:rPr>
          <w:ins w:id="534" w:author="Robert Kenney" w:date="2026-07-03T18:22:00Z" w16du:dateUtc="2026-07-03T22:22:00Z"/>
          <w:rFonts w:ascii="Courier New" w:hAnsi="Courier New" w:cs="Courier New"/>
        </w:rPr>
      </w:pPr>
      <w:ins w:id="535" w:author="Robert Kenney" w:date="2026-07-03T18:22:00Z" w16du:dateUtc="2026-07-03T22:22:00Z">
        <w:r>
          <w:rPr>
            <w:rFonts w:ascii="Courier New" w:hAnsi="Courier New" w:cs="Courier New"/>
          </w:rPr>
          <w:t>OK</w:t>
        </w:r>
      </w:ins>
    </w:p>
    <w:p w14:paraId="423573ED" w14:textId="30B3155F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17AD10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56C7F8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15:32:11] o121</w:t>
      </w:r>
      <w:r w:rsidRPr="00F17A01">
        <w:rPr>
          <w:rFonts w:ascii="Courier New" w:hAnsi="Courier New" w:cs="Courier New"/>
          <w:highlight w:val="yellow"/>
          <w:rPrChange w:id="536" w:author="Robert Kenney" w:date="2026-07-03T18:22:00Z" w16du:dateUtc="2026-07-03T22:22:00Z">
            <w:rPr>
              <w:rFonts w:ascii="Courier New" w:hAnsi="Courier New" w:cs="Courier New"/>
            </w:rPr>
          </w:rPrChange>
        </w:rPr>
        <w:t>911</w:t>
      </w:r>
    </w:p>
    <w:p w14:paraId="0E64E29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F567D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 xml:space="preserve">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442A8FB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2FD95C4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0B57A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0D213D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4F48ED8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3BCDCE7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17613A0" w14:textId="77777777" w:rsidR="00C63700" w:rsidRDefault="00C63700" w:rsidP="00C63700">
      <w:pPr>
        <w:pStyle w:val="PlainText"/>
        <w:rPr>
          <w:ins w:id="537" w:author="Robert Kenney" w:date="2026-07-03T18:25:00Z" w16du:dateUtc="2026-07-03T22:25:00Z"/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CONFIDNC: CONFIDNC contains invalid value(s) not in CONFIDNC lookup table: 90 (rows 444)</w:t>
      </w:r>
    </w:p>
    <w:p w14:paraId="634C3E2B" w14:textId="0AEF3582" w:rsidR="00F17A01" w:rsidRPr="00C63700" w:rsidRDefault="00F17A01" w:rsidP="00C63700">
      <w:pPr>
        <w:pStyle w:val="PlainText"/>
        <w:rPr>
          <w:rFonts w:ascii="Courier New" w:hAnsi="Courier New" w:cs="Courier New"/>
        </w:rPr>
      </w:pPr>
      <w:ins w:id="538" w:author="Robert Kenney" w:date="2026-07-03T18:25:00Z" w16du:dateUtc="2026-07-03T22:25:00Z">
        <w:r w:rsidRPr="007C1CFD">
          <w:rPr>
            <w:rFonts w:ascii="Courier New" w:hAnsi="Courier New" w:cs="Courier New"/>
            <w:highlight w:val="cyan"/>
            <w:rPrChange w:id="539" w:author="Robert Kenney" w:date="2026-07-06T13:39:00Z" w16du:dateUtc="2026-07-06T17:39:00Z">
              <w:rPr>
                <w:rFonts w:ascii="Courier New" w:hAnsi="Courier New" w:cs="Courier New"/>
              </w:rPr>
            </w:rPrChange>
          </w:rPr>
          <w:t>Should be 9, not 90</w:t>
        </w:r>
      </w:ins>
    </w:p>
    <w:p w14:paraId="09DBD90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-17.9826 outside typical survey area [-85.0, -40.0] (rows 530, EVENTNO=695)</w:t>
      </w:r>
    </w:p>
    <w:p w14:paraId="6BCDDE91" w14:textId="60143EF4" w:rsidR="00F17A01" w:rsidRDefault="00F17A01" w:rsidP="00C63700">
      <w:pPr>
        <w:pStyle w:val="PlainText"/>
        <w:rPr>
          <w:ins w:id="540" w:author="Robert Kenney" w:date="2026-07-03T18:25:00Z" w16du:dateUtc="2026-07-03T22:25:00Z"/>
          <w:rFonts w:ascii="Courier New" w:hAnsi="Courier New" w:cs="Courier New"/>
        </w:rPr>
      </w:pPr>
      <w:ins w:id="541" w:author="Robert Kenney" w:date="2026-07-03T18:25:00Z" w16du:dateUtc="2026-07-03T22:25:00Z">
        <w:r>
          <w:rPr>
            <w:rFonts w:ascii="Courier New" w:hAnsi="Courier New" w:cs="Courier New"/>
          </w:rPr>
          <w:t>Catalog</w:t>
        </w:r>
      </w:ins>
    </w:p>
    <w:p w14:paraId="5221138B" w14:textId="5ED350C1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9F791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9A77B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15:32:12] o121921a</w:t>
      </w:r>
    </w:p>
    <w:p w14:paraId="7942AE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0E263D2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6C04F86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5B97A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7A520B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4E5A1D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587F85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2F3B41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F4FF6B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PLATFORM: PLATFORM contains invalid value(s) not in lookup table: [</w:t>
      </w:r>
      <w:r w:rsidRPr="00F17A01">
        <w:rPr>
          <w:rFonts w:ascii="Courier New" w:hAnsi="Courier New" w:cs="Courier New"/>
          <w:highlight w:val="yellow"/>
          <w:rPrChange w:id="542" w:author="Robert Kenney" w:date="2026-07-03T18:27:00Z" w16du:dateUtc="2026-07-03T22:27:00Z">
            <w:rPr>
              <w:rFonts w:ascii="Courier New" w:hAnsi="Courier New" w:cs="Courier New"/>
            </w:rPr>
          </w:rPrChange>
        </w:rPr>
        <w:t>70 329 330 331 332 644</w:t>
      </w:r>
      <w:r w:rsidRPr="00C63700">
        <w:rPr>
          <w:rFonts w:ascii="Courier New" w:hAnsi="Courier New" w:cs="Courier New"/>
        </w:rPr>
        <w:t>] (rows [1;2;4;6;17;20;22;42;43;44;45;48;49;50;52;54;55;56;59;61;62;64;67;69;70;71;72;74;91;93;95;98;100;101;102;103;104;105;250;258;271;272;281;282;283;284;285;287;289;290;291;292;293;295;296;297;298;299;300;301;302;303;304;305;310;312;314])</w:t>
      </w:r>
    </w:p>
    <w:p w14:paraId="09B9123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PLATFORM: PLATFORM contains invalid value(s) not in PLATFORM lookup table: [</w:t>
      </w:r>
      <w:r w:rsidRPr="00F17A01">
        <w:rPr>
          <w:rFonts w:ascii="Courier New" w:hAnsi="Courier New" w:cs="Courier New"/>
          <w:highlight w:val="yellow"/>
          <w:rPrChange w:id="543" w:author="Robert Kenney" w:date="2026-07-03T18:27:00Z" w16du:dateUtc="2026-07-03T22:27:00Z">
            <w:rPr>
              <w:rFonts w:ascii="Courier New" w:hAnsi="Courier New" w:cs="Courier New"/>
            </w:rPr>
          </w:rPrChange>
        </w:rPr>
        <w:t>329 330 332 644 70</w:t>
      </w:r>
      <w:r w:rsidRPr="00C63700">
        <w:rPr>
          <w:rFonts w:ascii="Courier New" w:hAnsi="Courier New" w:cs="Courier New"/>
        </w:rPr>
        <w:t>] ... (+1 more values) (+62 more rows) (rows [1;2;4;6;17])</w:t>
      </w:r>
    </w:p>
    <w:p w14:paraId="0F399218" w14:textId="77777777" w:rsidR="00F17A01" w:rsidRDefault="00F17A01" w:rsidP="00C63700">
      <w:pPr>
        <w:pStyle w:val="PlainText"/>
        <w:rPr>
          <w:ins w:id="544" w:author="Robert Kenney" w:date="2026-07-03T18:27:00Z" w16du:dateUtc="2026-07-03T22:27:00Z"/>
          <w:rFonts w:ascii="Courier New" w:hAnsi="Courier New" w:cs="Courier New"/>
        </w:rPr>
      </w:pPr>
      <w:ins w:id="545" w:author="Robert Kenney" w:date="2026-07-03T18:26:00Z" w16du:dateUtc="2026-07-03T22:26:00Z">
        <w:r>
          <w:rPr>
            <w:rFonts w:ascii="Courier New" w:hAnsi="Courier New" w:cs="Courier New"/>
          </w:rPr>
          <w:t xml:space="preserve">I don’t </w:t>
        </w:r>
        <w:proofErr w:type="gramStart"/>
        <w:r>
          <w:rPr>
            <w:rFonts w:ascii="Courier New" w:hAnsi="Courier New" w:cs="Courier New"/>
          </w:rPr>
          <w:t>actually check</w:t>
        </w:r>
        <w:proofErr w:type="gramEnd"/>
        <w:r>
          <w:rPr>
            <w:rFonts w:ascii="Courier New" w:hAnsi="Courier New" w:cs="Courier New"/>
          </w:rPr>
          <w:t xml:space="preserve"> th</w:t>
        </w:r>
      </w:ins>
      <w:ins w:id="546" w:author="Robert Kenney" w:date="2026-07-03T18:27:00Z" w16du:dateUtc="2026-07-03T22:27:00Z">
        <w:r>
          <w:rPr>
            <w:rFonts w:ascii="Courier New" w:hAnsi="Courier New" w:cs="Courier New"/>
          </w:rPr>
          <w:t>ese, since there are just too many. But all the codes I see in the highlighted spots above are in the list I have.</w:t>
        </w:r>
      </w:ins>
    </w:p>
    <w:p w14:paraId="1BFD91BE" w14:textId="2B19936D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69CCE8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50E1A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15:32:12] o122</w:t>
      </w:r>
      <w:r w:rsidRPr="00822CE1">
        <w:rPr>
          <w:rFonts w:ascii="Courier New" w:hAnsi="Courier New" w:cs="Courier New"/>
          <w:highlight w:val="yellow"/>
          <w:rPrChange w:id="547" w:author="Robert Kenney" w:date="2026-07-03T18:28:00Z" w16du:dateUtc="2026-07-03T22:28:00Z">
            <w:rPr>
              <w:rFonts w:ascii="Courier New" w:hAnsi="Courier New" w:cs="Courier New"/>
            </w:rPr>
          </w:rPrChange>
        </w:rPr>
        <w:t>911</w:t>
      </w:r>
    </w:p>
    <w:p w14:paraId="39219DF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59B5B4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 xml:space="preserve">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2AE6969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B2BB8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742C5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27ABAC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001418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1DF4C5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25AA0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BEHAV: Incompatible behaviors recorded: Dead/stranded animal cannot have active swimming behavior (rows 240)</w:t>
      </w:r>
    </w:p>
    <w:p w14:paraId="0C12666F" w14:textId="77777777" w:rsidR="00822CE1" w:rsidRDefault="00822CE1" w:rsidP="00C63700">
      <w:pPr>
        <w:pStyle w:val="PlainText"/>
        <w:rPr>
          <w:ins w:id="548" w:author="Robert Kenney" w:date="2026-07-03T18:34:00Z" w16du:dateUtc="2026-07-03T22:34:00Z"/>
          <w:rFonts w:ascii="Courier New" w:hAnsi="Courier New" w:cs="Courier New"/>
        </w:rPr>
      </w:pPr>
      <w:ins w:id="549" w:author="Robert Kenney" w:date="2026-07-03T18:33:00Z" w16du:dateUtc="2026-07-03T22:33:00Z">
        <w:r>
          <w:rPr>
            <w:rFonts w:ascii="Courier New" w:hAnsi="Courier New" w:cs="Courier New"/>
          </w:rPr>
          <w:t>Behaviors are not incompatible ... floating dead, bio</w:t>
        </w:r>
      </w:ins>
      <w:ins w:id="550" w:author="Robert Kenney" w:date="2026-07-03T18:34:00Z" w16du:dateUtc="2026-07-03T22:34:00Z">
        <w:r>
          <w:rPr>
            <w:rFonts w:ascii="Courier New" w:hAnsi="Courier New" w:cs="Courier New"/>
          </w:rPr>
          <w:t>psy darted, and entangled in gear</w:t>
        </w:r>
      </w:ins>
    </w:p>
    <w:p w14:paraId="79C9FA1F" w14:textId="0DEB0458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-86.5937 outside typical survey area [-85.0, -40.0] (rows 30, EVENTNO=39)</w:t>
      </w:r>
    </w:p>
    <w:p w14:paraId="58B08210" w14:textId="27D57C96" w:rsidR="00822CE1" w:rsidRDefault="00822CE1" w:rsidP="00C63700">
      <w:pPr>
        <w:pStyle w:val="PlainText"/>
        <w:rPr>
          <w:ins w:id="551" w:author="Robert Kenney" w:date="2026-07-03T18:28:00Z" w16du:dateUtc="2026-07-03T22:28:00Z"/>
          <w:rFonts w:ascii="Courier New" w:hAnsi="Courier New" w:cs="Courier New"/>
        </w:rPr>
      </w:pPr>
      <w:ins w:id="552" w:author="Robert Kenney" w:date="2026-07-03T18:28:00Z" w16du:dateUtc="2026-07-03T22:28:00Z">
        <w:r>
          <w:rPr>
            <w:rFonts w:ascii="Courier New" w:hAnsi="Courier New" w:cs="Courier New"/>
          </w:rPr>
          <w:t>Catalog</w:t>
        </w:r>
      </w:ins>
    </w:p>
    <w:p w14:paraId="548D66C1" w14:textId="5C91993C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FABDEB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F8CF6B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15:32:13] o122</w:t>
      </w:r>
      <w:r w:rsidRPr="00822CE1">
        <w:rPr>
          <w:rFonts w:ascii="Courier New" w:hAnsi="Courier New" w:cs="Courier New"/>
          <w:highlight w:val="yellow"/>
          <w:rPrChange w:id="553" w:author="Robert Kenney" w:date="2026-07-03T18:34:00Z" w16du:dateUtc="2026-07-03T22:34:00Z">
            <w:rPr>
              <w:rFonts w:ascii="Courier New" w:hAnsi="Courier New" w:cs="Courier New"/>
            </w:rPr>
          </w:rPrChange>
        </w:rPr>
        <w:t>921</w:t>
      </w:r>
    </w:p>
    <w:p w14:paraId="2DE0ABB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1F281C9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2 warnings (0 acknowledged, 2 new)</w:t>
      </w:r>
    </w:p>
    <w:p w14:paraId="60DCAA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C7400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94111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04221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740633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2CFCB74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760FE6F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PLATFORM: PLATFORM contains invalid value(s) not in lookup table: [331 332 333 334 335 336 337 338 351] (rows [3;6;50;54;57;59;80;83;84;85;89;91;93;99;100;101;102;109;116;117;163;164;165;172;174;175;240;242;243;244;245;246;247;248;249;250;251;252;253;254;255;256;257;258;259;260;261;271;272;274;275;301;302;303;307;308;310;324;325])</w:t>
      </w:r>
    </w:p>
    <w:p w14:paraId="5B1BCF0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PLATFORM: PLATFORM contains invalid value(s) not in PLATFORM lookup table: [351 336 332 338 333] ... (+4 more values) (+54 more rows) (rows [3;6;50;54;57])</w:t>
      </w:r>
    </w:p>
    <w:p w14:paraId="54E2C00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NUMBER=58 exceeds threshold 50 for SPECCODE=RIWH (source: TAXCODE 1 default). Verify count. (rows 251, EVENTNO=255)</w:t>
      </w:r>
    </w:p>
    <w:p w14:paraId="19ED76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Right whale group size (58) unusually large - verify count (rows 251, EVENTNO=255)</w:t>
      </w:r>
    </w:p>
    <w:p w14:paraId="3B53869E" w14:textId="77777777" w:rsidR="00822CE1" w:rsidRDefault="00822CE1" w:rsidP="00C63700">
      <w:pPr>
        <w:pStyle w:val="PlainText"/>
        <w:rPr>
          <w:ins w:id="554" w:author="Robert Kenney" w:date="2026-07-03T18:35:00Z" w16du:dateUtc="2026-07-03T22:35:00Z"/>
          <w:rFonts w:ascii="Courier New" w:hAnsi="Courier New" w:cs="Courier New"/>
        </w:rPr>
      </w:pPr>
      <w:ins w:id="555" w:author="Robert Kenney" w:date="2026-07-03T18:34:00Z" w16du:dateUtc="2026-07-03T22:34:00Z">
        <w:r>
          <w:rPr>
            <w:rFonts w:ascii="Courier New" w:hAnsi="Courier New" w:cs="Courier New"/>
          </w:rPr>
          <w:t>NOAA reports. Group size v</w:t>
        </w:r>
      </w:ins>
      <w:ins w:id="556" w:author="Robert Kenney" w:date="2026-07-03T18:35:00Z" w16du:dateUtc="2026-07-03T22:35:00Z">
        <w:r>
          <w:rPr>
            <w:rFonts w:ascii="Courier New" w:hAnsi="Courier New" w:cs="Courier New"/>
          </w:rPr>
          <w:t>erified and lots of new PLATFORMs.</w:t>
        </w:r>
      </w:ins>
    </w:p>
    <w:p w14:paraId="45EDC1A7" w14:textId="725B803D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D2B0D7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7B07A5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15:32:13] o123</w:t>
      </w:r>
      <w:r w:rsidRPr="00822CE1">
        <w:rPr>
          <w:rFonts w:ascii="Courier New" w:hAnsi="Courier New" w:cs="Courier New"/>
          <w:highlight w:val="yellow"/>
          <w:rPrChange w:id="557" w:author="Robert Kenney" w:date="2026-07-03T18:35:00Z" w16du:dateUtc="2026-07-03T22:35:00Z">
            <w:rPr>
              <w:rFonts w:ascii="Courier New" w:hAnsi="Courier New" w:cs="Courier New"/>
            </w:rPr>
          </w:rPrChange>
        </w:rPr>
        <w:t>921</w:t>
      </w:r>
    </w:p>
    <w:p w14:paraId="1852AC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36B67A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4 errors, 1 </w:t>
      </w:r>
      <w:proofErr w:type="gramStart"/>
      <w:r w:rsidRPr="00C63700">
        <w:rPr>
          <w:rFonts w:ascii="Courier New" w:hAnsi="Courier New" w:cs="Courier New"/>
        </w:rPr>
        <w:t>warnings</w:t>
      </w:r>
      <w:proofErr w:type="gramEnd"/>
      <w:r w:rsidRPr="00C63700">
        <w:rPr>
          <w:rFonts w:ascii="Courier New" w:hAnsi="Courier New" w:cs="Courier New"/>
        </w:rPr>
        <w:t xml:space="preserve"> (0 acknowledged, 1 new)</w:t>
      </w:r>
    </w:p>
    <w:p w14:paraId="117FC56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DC5C9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57CD4AD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79BCF7D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4</w:t>
      </w:r>
    </w:p>
    <w:p w14:paraId="617CD5D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1</w:t>
      </w:r>
    </w:p>
    <w:p w14:paraId="0D25425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96F19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TIME: TIME must be in HHMMSS format (&lt; 240000) (rows [159;211;212])</w:t>
      </w:r>
    </w:p>
    <w:p w14:paraId="663668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TIME: TIME has invalid hours (&gt;=24) (rows [159;211;212])</w:t>
      </w:r>
    </w:p>
    <w:p w14:paraId="2D525FEF" w14:textId="77777777" w:rsidR="00822CE1" w:rsidRDefault="00822CE1" w:rsidP="00C63700">
      <w:pPr>
        <w:pStyle w:val="PlainText"/>
        <w:rPr>
          <w:ins w:id="558" w:author="Robert Kenney" w:date="2026-07-03T18:37:00Z" w16du:dateUtc="2026-07-03T22:37:00Z"/>
          <w:rFonts w:ascii="Courier New" w:hAnsi="Courier New" w:cs="Courier New"/>
        </w:rPr>
      </w:pPr>
      <w:ins w:id="559" w:author="Robert Kenney" w:date="2026-07-03T18:37:00Z" w16du:dateUtc="2026-07-03T22:37:00Z">
        <w:r>
          <w:rPr>
            <w:rFonts w:ascii="Courier New" w:hAnsi="Courier New" w:cs="Courier New"/>
          </w:rPr>
          <w:t>I can’t find any sightings with TIME&gt;235959</w:t>
        </w:r>
      </w:ins>
    </w:p>
    <w:p w14:paraId="5049BB95" w14:textId="65634B7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PLATFORM: PLATFORM contains invalid value(s) not in lookup table: [140 158 331 333 334 340 351] (rows [6;7;9;36;59;73;83;88;89;90;92;108;114;138;223;241;243;244;248;249;251;252;253;254;255;256;269;274;279;283;295])</w:t>
      </w:r>
    </w:p>
    <w:p w14:paraId="37AE31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PLATFORM: PLATFORM contains invalid value(s) not in PLATFORM lookup table: [333 334 340 351 158] ... (+2 more values) (+26 more rows) (rows [6;7;9;36;59])</w:t>
      </w:r>
    </w:p>
    <w:p w14:paraId="30B3841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71.9352 outside typical survey area [-85.0, -40.0] (rows 270, EVENTNO=283)</w:t>
      </w:r>
    </w:p>
    <w:p w14:paraId="54D287F6" w14:textId="77777777" w:rsidR="00FA43E8" w:rsidRDefault="00FA43E8" w:rsidP="00C63700">
      <w:pPr>
        <w:pStyle w:val="PlainText"/>
        <w:rPr>
          <w:ins w:id="560" w:author="Robert Kenney" w:date="2026-07-03T18:38:00Z" w16du:dateUtc="2026-07-03T22:38:00Z"/>
          <w:rFonts w:ascii="Courier New" w:hAnsi="Courier New" w:cs="Courier New"/>
        </w:rPr>
      </w:pPr>
      <w:ins w:id="561" w:author="Robert Kenney" w:date="2026-07-03T18:38:00Z" w16du:dateUtc="2026-07-03T22:38:00Z">
        <w:r>
          <w:rPr>
            <w:rFonts w:ascii="Courier New" w:hAnsi="Courier New" w:cs="Courier New"/>
          </w:rPr>
          <w:t>NOAA reports</w:t>
        </w:r>
      </w:ins>
    </w:p>
    <w:p w14:paraId="71DE8D6A" w14:textId="40F6BD8C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1E4046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389EF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15:32:13] o124</w:t>
      </w:r>
      <w:r w:rsidRPr="00FA43E8">
        <w:rPr>
          <w:rFonts w:ascii="Courier New" w:hAnsi="Courier New" w:cs="Courier New"/>
          <w:highlight w:val="yellow"/>
          <w:rPrChange w:id="562" w:author="Robert Kenney" w:date="2026-07-03T18:38:00Z" w16du:dateUtc="2026-07-03T22:38:00Z">
            <w:rPr>
              <w:rFonts w:ascii="Courier New" w:hAnsi="Courier New" w:cs="Courier New"/>
            </w:rPr>
          </w:rPrChange>
        </w:rPr>
        <w:t>911</w:t>
      </w:r>
    </w:p>
    <w:p w14:paraId="7DA308C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Type: Validation error</w:t>
      </w:r>
    </w:p>
    <w:p w14:paraId="72949E1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4A81FCD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77CCF91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D7D3B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8513A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7F40E2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77509F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AFA8C5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-4.081 outside typical survey area [-85.0, -40.0] (rows 861, EVENTNO=862)</w:t>
      </w:r>
    </w:p>
    <w:p w14:paraId="28E74FC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-8.60857 outside typical survey area [-85.0, -40.0] (rows 917, EVENTNO=918)</w:t>
      </w:r>
    </w:p>
    <w:p w14:paraId="72FE59FB" w14:textId="77777777" w:rsidR="00FA43E8" w:rsidRDefault="00FA43E8" w:rsidP="00C63700">
      <w:pPr>
        <w:pStyle w:val="PlainText"/>
        <w:rPr>
          <w:ins w:id="563" w:author="Robert Kenney" w:date="2026-07-03T18:38:00Z" w16du:dateUtc="2026-07-03T22:38:00Z"/>
          <w:rFonts w:ascii="Courier New" w:hAnsi="Courier New" w:cs="Courier New"/>
        </w:rPr>
      </w:pPr>
      <w:ins w:id="564" w:author="Robert Kenney" w:date="2026-07-03T18:38:00Z" w16du:dateUtc="2026-07-03T22:38:00Z">
        <w:r>
          <w:rPr>
            <w:rFonts w:ascii="Courier New" w:hAnsi="Courier New" w:cs="Courier New"/>
          </w:rPr>
          <w:t>NOAA reports</w:t>
        </w:r>
      </w:ins>
    </w:p>
    <w:p w14:paraId="4CEB9114" w14:textId="235E480A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42990A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99FD9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15:32:14] o197961</w:t>
      </w:r>
    </w:p>
    <w:p w14:paraId="145E19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90B1EB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2 errors, 0 warnings (0 acknowledged, 0 new)</w:t>
      </w:r>
    </w:p>
    <w:p w14:paraId="3AA646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17F5C9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4B4BE6A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39DCC0C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2</w:t>
      </w:r>
    </w:p>
    <w:p w14:paraId="64DC74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787D76E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046F2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"UNCE" (rows 145)</w:t>
      </w:r>
    </w:p>
    <w:p w14:paraId="3CDC902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[ERROR] TAXCODE: TAXCODE mismatch: got 4, expected 9 for SPECCODE "UNMM" (rows 152)</w:t>
      </w:r>
    </w:p>
    <w:p w14:paraId="48430D2C" w14:textId="77777777" w:rsidR="00FA43E8" w:rsidRDefault="00FA43E8" w:rsidP="00C63700">
      <w:pPr>
        <w:pStyle w:val="PlainText"/>
        <w:rPr>
          <w:ins w:id="565" w:author="Robert Kenney" w:date="2026-07-03T18:38:00Z" w16du:dateUtc="2026-07-03T22:38:00Z"/>
          <w:rFonts w:ascii="Courier New" w:hAnsi="Courier New" w:cs="Courier New"/>
        </w:rPr>
      </w:pPr>
      <w:ins w:id="566" w:author="Robert Kenney" w:date="2026-07-03T18:38:00Z" w16du:dateUtc="2026-07-03T22:38:00Z">
        <w:r>
          <w:rPr>
            <w:rFonts w:ascii="Courier New" w:hAnsi="Courier New" w:cs="Courier New"/>
          </w:rPr>
          <w:t>Both OK</w:t>
        </w:r>
      </w:ins>
    </w:p>
    <w:p w14:paraId="7492725E" w14:textId="7DF8AE48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313A7EB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C1B91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15:32:14] p302236</w:t>
      </w:r>
    </w:p>
    <w:p w14:paraId="38A18BD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287D92C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Error: Validation failed: 1 </w:t>
      </w:r>
      <w:proofErr w:type="gramStart"/>
      <w:r w:rsidRPr="00C63700">
        <w:rPr>
          <w:rFonts w:ascii="Courier New" w:hAnsi="Courier New" w:cs="Courier New"/>
        </w:rPr>
        <w:t>errors</w:t>
      </w:r>
      <w:proofErr w:type="gramEnd"/>
      <w:r w:rsidRPr="00C63700">
        <w:rPr>
          <w:rFonts w:ascii="Courier New" w:hAnsi="Courier New" w:cs="Courier New"/>
        </w:rPr>
        <w:t>, 0 warnings (0 acknowledged, 0 new)</w:t>
      </w:r>
    </w:p>
    <w:p w14:paraId="74751C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BC9F7C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1E32709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0173E8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1</w:t>
      </w:r>
    </w:p>
    <w:p w14:paraId="66C5C44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0</w:t>
      </w:r>
    </w:p>
    <w:p w14:paraId="4C0814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6CFA5B7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[ERROR] BEHAV: Incompatible behaviors recorded: Behaviors 6 and 22 are incompatible (rows 23)</w:t>
      </w:r>
    </w:p>
    <w:p w14:paraId="73CE4A54" w14:textId="601F3142" w:rsidR="00FA43E8" w:rsidRDefault="00FA43E8" w:rsidP="00C63700">
      <w:pPr>
        <w:pStyle w:val="PlainText"/>
        <w:rPr>
          <w:ins w:id="567" w:author="Robert Kenney" w:date="2026-07-03T18:39:00Z" w16du:dateUtc="2026-07-03T22:39:00Z"/>
          <w:rFonts w:ascii="Courier New" w:hAnsi="Courier New" w:cs="Courier New"/>
        </w:rPr>
      </w:pPr>
      <w:proofErr w:type="gramStart"/>
      <w:ins w:id="568" w:author="Robert Kenney" w:date="2026-07-03T18:41:00Z" w16du:dateUtc="2026-07-03T22:41:00Z">
        <w:r>
          <w:rPr>
            <w:rFonts w:ascii="Courier New" w:hAnsi="Courier New" w:cs="Courier New"/>
          </w:rPr>
          <w:t>No</w:t>
        </w:r>
        <w:proofErr w:type="gramEnd"/>
        <w:r>
          <w:rPr>
            <w:rFonts w:ascii="Courier New" w:hAnsi="Courier New" w:cs="Courier New"/>
          </w:rPr>
          <w:t xml:space="preserve"> they are </w:t>
        </w:r>
      </w:ins>
      <w:ins w:id="569" w:author="Robert Kenney" w:date="2026-07-06T13:40:00Z" w16du:dateUtc="2026-07-06T17:40:00Z">
        <w:r w:rsidR="004A50D9">
          <w:rPr>
            <w:rFonts w:ascii="Courier New" w:hAnsi="Courier New" w:cs="Courier New"/>
          </w:rPr>
          <w:t xml:space="preserve">not </w:t>
        </w:r>
      </w:ins>
      <w:ins w:id="570" w:author="Robert Kenney" w:date="2026-07-03T18:41:00Z" w16du:dateUtc="2026-07-03T22:41:00Z">
        <w:r>
          <w:rPr>
            <w:rFonts w:ascii="Courier New" w:hAnsi="Courier New" w:cs="Courier New"/>
          </w:rPr>
          <w:t>incompatible. There are three humpbacks</w:t>
        </w:r>
      </w:ins>
      <w:ins w:id="571" w:author="Robert Kenney" w:date="2026-07-03T18:42:00Z" w16du:dateUtc="2026-07-03T22:42:00Z">
        <w:r>
          <w:rPr>
            <w:rFonts w:ascii="Courier New" w:hAnsi="Courier New" w:cs="Courier New"/>
          </w:rPr>
          <w:t>, who could be doing different things or changing</w:t>
        </w:r>
      </w:ins>
      <w:ins w:id="572" w:author="Robert Kenney" w:date="2026-07-06T13:40:00Z" w16du:dateUtc="2026-07-06T17:40:00Z">
        <w:r w:rsidR="004A50D9">
          <w:rPr>
            <w:rFonts w:ascii="Courier New" w:hAnsi="Courier New" w:cs="Courier New"/>
          </w:rPr>
          <w:t xml:space="preserve"> behaviors</w:t>
        </w:r>
      </w:ins>
      <w:ins w:id="573" w:author="Robert Kenney" w:date="2026-07-03T18:42:00Z" w16du:dateUtc="2026-07-03T22:42:00Z">
        <w:r>
          <w:rPr>
            <w:rFonts w:ascii="Courier New" w:hAnsi="Courier New" w:cs="Courier New"/>
          </w:rPr>
          <w:t xml:space="preserve">. This was a report from a whale-watch boat, so they likely stayed as </w:t>
        </w:r>
      </w:ins>
      <w:ins w:id="574" w:author="Robert Kenney" w:date="2026-07-03T18:43:00Z" w16du:dateUtc="2026-07-03T22:43:00Z">
        <w:r>
          <w:rPr>
            <w:rFonts w:ascii="Courier New" w:hAnsi="Courier New" w:cs="Courier New"/>
          </w:rPr>
          <w:t>long as they coul</w:t>
        </w:r>
      </w:ins>
      <w:ins w:id="575" w:author="Robert Kenney" w:date="2026-07-06T13:41:00Z" w16du:dateUtc="2026-07-06T17:41:00Z">
        <w:r w:rsidR="004A50D9">
          <w:rPr>
            <w:rFonts w:ascii="Courier New" w:hAnsi="Courier New" w:cs="Courier New"/>
          </w:rPr>
          <w:t>d to keep the customers happy.</w:t>
        </w:r>
      </w:ins>
    </w:p>
    <w:p w14:paraId="5B938D4A" w14:textId="49844EC2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46A03E6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C86CC3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15:32:15] p317214</w:t>
      </w:r>
    </w:p>
    <w:p w14:paraId="2A540DF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5A80C2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 warnings (0 acknowledged, 2 new)</w:t>
      </w:r>
    </w:p>
    <w:p w14:paraId="4AE7FF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4144938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7EDC75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6AA089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2BBE2A4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</w:t>
      </w:r>
    </w:p>
    <w:p w14:paraId="3967B67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5ACFA5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LAT_DD: Latitude 0 outside typical survey area [20.0, 55.0] (rows 540, EVENTNO=540)</w:t>
      </w:r>
    </w:p>
    <w:p w14:paraId="6B01C2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0 outside typical survey area [-85.0, -40.0] (rows 540, EVENTNO=540)</w:t>
      </w:r>
    </w:p>
    <w:p w14:paraId="16DC1C88" w14:textId="77777777" w:rsidR="00FA43E8" w:rsidRDefault="00FA43E8" w:rsidP="00C63700">
      <w:pPr>
        <w:pStyle w:val="PlainText"/>
        <w:rPr>
          <w:ins w:id="576" w:author="Robert Kenney" w:date="2026-07-03T18:44:00Z" w16du:dateUtc="2026-07-03T22:44:00Z"/>
          <w:rFonts w:ascii="Courier New" w:hAnsi="Courier New" w:cs="Courier New"/>
        </w:rPr>
      </w:pPr>
      <w:ins w:id="577" w:author="Robert Kenney" w:date="2026-07-03T18:44:00Z" w16du:dateUtc="2026-07-03T22:44:00Z">
        <w:r>
          <w:rPr>
            <w:rFonts w:ascii="Courier New" w:hAnsi="Courier New" w:cs="Courier New"/>
          </w:rPr>
          <w:t xml:space="preserve">I show the </w:t>
        </w:r>
        <w:proofErr w:type="spellStart"/>
        <w:r>
          <w:rPr>
            <w:rFonts w:ascii="Courier New" w:hAnsi="Courier New" w:cs="Courier New"/>
          </w:rPr>
          <w:t>lat</w:t>
        </w:r>
        <w:proofErr w:type="spellEnd"/>
        <w:r>
          <w:rPr>
            <w:rFonts w:ascii="Courier New" w:hAnsi="Courier New" w:cs="Courier New"/>
          </w:rPr>
          <w:t>/long for event 540 as 48.04200, -63.71367</w:t>
        </w:r>
      </w:ins>
    </w:p>
    <w:p w14:paraId="3D7CCC2D" w14:textId="66B3B2B8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77B1A12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748047F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15:32:18] p902041G</w:t>
      </w:r>
    </w:p>
    <w:p w14:paraId="7855665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7F43AD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0 errors, 25 warnings (0 acknowledged, 25 new)</w:t>
      </w:r>
    </w:p>
    <w:p w14:paraId="6254EA1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6EA5ED0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6E8393A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48C4C47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0</w:t>
      </w:r>
    </w:p>
    <w:p w14:paraId="3FB2C04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25</w:t>
      </w:r>
    </w:p>
    <w:p w14:paraId="47867D7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0D872D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-85.0013 outside typical survey area [-85.0, -40.0] (rows 23725, EVENTNO=23725)</w:t>
      </w:r>
    </w:p>
    <w:p w14:paraId="15DF918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-85.0038 outside typical survey area [-85.0, -40.0] (rows 23726, EVENTNO=23726)</w:t>
      </w:r>
    </w:p>
    <w:p w14:paraId="3CDE67A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-85.0058 outside typical survey area [-85.0, -40.0] (rows 23727, EVENTNO=23727)</w:t>
      </w:r>
    </w:p>
    <w:p w14:paraId="3B3BE87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-85.0082 outside typical survey area [-85.0, -40.0] (rows 23728, EVENTNO=23728)</w:t>
      </w:r>
    </w:p>
    <w:p w14:paraId="04529CF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-85.0103 outside typical survey area [-85.0, -40.0] (rows 23729, EVENTNO=23729)</w:t>
      </w:r>
    </w:p>
    <w:p w14:paraId="705C60E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-85.0125 outside typical survey area [-85.0, -40.0] (rows 23730, EVENTNO=23730)</w:t>
      </w:r>
    </w:p>
    <w:p w14:paraId="22FD9DF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-85.0147 outside typical survey area [-85.0, -40.0] (rows 23731, EVENTNO=23731)</w:t>
      </w:r>
    </w:p>
    <w:p w14:paraId="76A0BFF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-85.0168 outside typical survey area [-85.0, -40.0] (rows 23732, EVENTNO=23732)</w:t>
      </w:r>
    </w:p>
    <w:p w14:paraId="0FF0BD3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-85.019 outside typical survey area [-85.0, -40.0] (rows 23733, EVENTNO=23733)</w:t>
      </w:r>
    </w:p>
    <w:p w14:paraId="2197F59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-85.0212 outside typical survey area [-85.0, -40.0] (rows 23734, EVENTNO=23734)</w:t>
      </w:r>
    </w:p>
    <w:p w14:paraId="5DB4AEE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-85.0233 outside typical survey area [-85.0, -40.0] (rows 23735, EVENTNO=23735)</w:t>
      </w:r>
    </w:p>
    <w:p w14:paraId="77A72EC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-85.0255 outside typical survey area [-85.0, -40.0] (rows 23736, EVENTNO=23736)</w:t>
      </w:r>
    </w:p>
    <w:p w14:paraId="63BA9E7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-85.0278 outside typical survey area [-85.0, -40.0] (rows 23737, EVENTNO=23737)</w:t>
      </w:r>
    </w:p>
    <w:p w14:paraId="095D7BE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-85.0298 outside typical survey area [-85.0, -40.0] (rows 23738, EVENTNO=23738)</w:t>
      </w:r>
    </w:p>
    <w:p w14:paraId="6267AD8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-85.032 outside typical survey area [-85.0, -40.0] (rows 23739, EVENTNO=23739)</w:t>
      </w:r>
    </w:p>
    <w:p w14:paraId="3E79E97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-85.0342 outside typical survey area [-85.0, -40.0] (rows 23740, EVENTNO=23740)</w:t>
      </w:r>
    </w:p>
    <w:p w14:paraId="65FF567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-85.0363 outside typical survey area [-85.0, -40.0] (rows 23741, EVENTNO=23741)</w:t>
      </w:r>
    </w:p>
    <w:p w14:paraId="0FA62A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-85.0385 outside typical survey area [-85.0, -40.0] (rows 23742, EVENTNO=23742)</w:t>
      </w:r>
    </w:p>
    <w:p w14:paraId="74AC79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-85.0405 outside typical survey area [-85.0, -40.0] (rows 23743, EVENTNO=23743)</w:t>
      </w:r>
    </w:p>
    <w:p w14:paraId="17CD7B4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-85.0427 outside typical survey area [-85.0, -40.0] (rows 23744, EVENTNO=23744)</w:t>
      </w:r>
    </w:p>
    <w:p w14:paraId="40FFC72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-85.0447 outside typical survey area [-85.0, -40.0] (rows 23745, EVENTNO=23745)</w:t>
      </w:r>
    </w:p>
    <w:p w14:paraId="2F8749D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-85.047 outside typical survey area [-85.0, -40.0] (rows 23746, EVENTNO=23746)</w:t>
      </w:r>
    </w:p>
    <w:p w14:paraId="74291C9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-85.049 outside typical survey area [-85.0, -40.0] (rows 23747, EVENTNO=23747)</w:t>
      </w:r>
    </w:p>
    <w:p w14:paraId="683BACD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 xml:space="preserve">    - [WARNING] LONG_DD: Longitude -85.049 outside typical survey area [-85.0, -40.0] (rows 23748, EVENTNO=23748)</w:t>
      </w:r>
    </w:p>
    <w:p w14:paraId="5463A7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LONG_DD: Longitude -85.0503 outside typical survey area [-85.0, -40.0] (rows 23749, EVENTNO=23749)</w:t>
      </w:r>
    </w:p>
    <w:p w14:paraId="567C62FC" w14:textId="77777777" w:rsidR="00FA43E8" w:rsidRDefault="00FA43E8" w:rsidP="00C63700">
      <w:pPr>
        <w:pStyle w:val="PlainText"/>
        <w:rPr>
          <w:ins w:id="578" w:author="Robert Kenney" w:date="2026-07-03T18:45:00Z" w16du:dateUtc="2026-07-03T22:45:00Z"/>
          <w:rFonts w:ascii="Courier New" w:hAnsi="Courier New" w:cs="Courier New"/>
        </w:rPr>
      </w:pPr>
      <w:ins w:id="579" w:author="Robert Kenney" w:date="2026-07-03T18:45:00Z" w16du:dateUtc="2026-07-03T22:45:00Z">
        <w:r>
          <w:rPr>
            <w:rFonts w:ascii="Courier New" w:hAnsi="Courier New" w:cs="Courier New"/>
          </w:rPr>
          <w:t>Another NOAA survey in the Gulf of Mexico provided to Geo-Marine</w:t>
        </w:r>
      </w:ins>
    </w:p>
    <w:p w14:paraId="0E2FE7CF" w14:textId="4575E26E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5EDC96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F804C8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[29-Jun-2026 15:32:22] p905169G</w:t>
      </w:r>
    </w:p>
    <w:p w14:paraId="0805282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Type: Validation error</w:t>
      </w:r>
    </w:p>
    <w:p w14:paraId="48E2D1E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Error: Validation failed: 6 errors, 7 warnings (0 acknowledged, 7 new)</w:t>
      </w:r>
    </w:p>
    <w:p w14:paraId="409ACA41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ID: </w:t>
      </w:r>
      <w:proofErr w:type="spellStart"/>
      <w:r w:rsidRPr="00C63700">
        <w:rPr>
          <w:rFonts w:ascii="Courier New" w:hAnsi="Courier New" w:cs="Courier New"/>
        </w:rPr>
        <w:t>Ingestion:ValidationFailed</w:t>
      </w:r>
      <w:proofErr w:type="spellEnd"/>
    </w:p>
    <w:p w14:paraId="0D4E02D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Location: </w:t>
      </w:r>
      <w:proofErr w:type="spellStart"/>
      <w:r w:rsidRPr="00C63700">
        <w:rPr>
          <w:rFonts w:ascii="Courier New" w:hAnsi="Courier New" w:cs="Courier New"/>
        </w:rPr>
        <w:t>BatchUploader.uploadSurvey</w:t>
      </w:r>
      <w:proofErr w:type="spellEnd"/>
      <w:r w:rsidRPr="00C63700">
        <w:rPr>
          <w:rFonts w:ascii="Courier New" w:hAnsi="Courier New" w:cs="Courier New"/>
        </w:rPr>
        <w:t xml:space="preserve"> (line 375)</w:t>
      </w:r>
    </w:p>
    <w:p w14:paraId="04CEF8A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Validation Details:</w:t>
      </w:r>
    </w:p>
    <w:p w14:paraId="1325C14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Errors: 6</w:t>
      </w:r>
    </w:p>
    <w:p w14:paraId="2A74E4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Warnings: 7</w:t>
      </w:r>
    </w:p>
    <w:p w14:paraId="6163CB8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Details:</w:t>
      </w:r>
    </w:p>
    <w:p w14:paraId="4C83C0B3" w14:textId="77777777" w:rsidR="00C63700" w:rsidRPr="007A2A13" w:rsidRDefault="00C63700" w:rsidP="00C63700">
      <w:pPr>
        <w:pStyle w:val="PlainText"/>
        <w:rPr>
          <w:rFonts w:ascii="Courier New" w:hAnsi="Courier New" w:cs="Courier New"/>
          <w:highlight w:val="yellow"/>
          <w:rPrChange w:id="580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r w:rsidRPr="00C63700">
        <w:rPr>
          <w:rFonts w:ascii="Courier New" w:hAnsi="Courier New" w:cs="Courier New"/>
        </w:rPr>
        <w:t xml:space="preserve">    </w:t>
      </w:r>
      <w:r w:rsidRPr="007A2A13">
        <w:rPr>
          <w:rFonts w:ascii="Courier New" w:hAnsi="Courier New" w:cs="Courier New"/>
          <w:highlight w:val="yellow"/>
          <w:rPrChange w:id="581" w:author="Robert Kenney" w:date="2026-07-03T18:50:00Z" w16du:dateUtc="2026-07-03T22:50:00Z">
            <w:rPr>
              <w:rFonts w:ascii="Courier New" w:hAnsi="Courier New" w:cs="Courier New"/>
            </w:rPr>
          </w:rPrChange>
        </w:rPr>
        <w:t>- [ERROR] MONTH: Required field MONTH cannot be NULL or empty (rows [16209;21238])</w:t>
      </w:r>
    </w:p>
    <w:p w14:paraId="484B3E6B" w14:textId="77777777" w:rsidR="004A50D9" w:rsidRDefault="004A50D9" w:rsidP="00C63700">
      <w:pPr>
        <w:pStyle w:val="PlainText"/>
        <w:rPr>
          <w:ins w:id="582" w:author="Robert Kenney" w:date="2026-07-06T13:43:00Z" w16du:dateUtc="2026-07-06T17:43:00Z"/>
          <w:rFonts w:ascii="Courier New" w:hAnsi="Courier New" w:cs="Courier New"/>
          <w:highlight w:val="yellow"/>
        </w:rPr>
      </w:pPr>
      <w:ins w:id="583" w:author="Robert Kenney" w:date="2026-07-06T13:43:00Z" w16du:dateUtc="2026-07-06T17:43:00Z">
        <w:r>
          <w:rPr>
            <w:rFonts w:ascii="Courier New" w:hAnsi="Courier New" w:cs="Courier New"/>
            <w:highlight w:val="yellow"/>
          </w:rPr>
          <w:t>There were no missing values for MONTH in this file</w:t>
        </w:r>
      </w:ins>
    </w:p>
    <w:p w14:paraId="758477E1" w14:textId="3844F3D7" w:rsidR="00C63700" w:rsidRPr="007A2A13" w:rsidRDefault="00C63700" w:rsidP="00C63700">
      <w:pPr>
        <w:pStyle w:val="PlainText"/>
        <w:rPr>
          <w:rFonts w:ascii="Courier New" w:hAnsi="Courier New" w:cs="Courier New"/>
          <w:highlight w:val="yellow"/>
          <w:rPrChange w:id="584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r w:rsidRPr="007A2A13">
        <w:rPr>
          <w:rFonts w:ascii="Courier New" w:hAnsi="Courier New" w:cs="Courier New"/>
          <w:highlight w:val="yellow"/>
          <w:rPrChange w:id="585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[ERROR] LAT_DD: Latitude 396600 out of valid range [-90.0, 90.0] (rows 30150)</w:t>
      </w:r>
    </w:p>
    <w:p w14:paraId="75F7DF4E" w14:textId="77777777" w:rsidR="00C63700" w:rsidRPr="007A2A13" w:rsidRDefault="00C63700" w:rsidP="00C63700">
      <w:pPr>
        <w:pStyle w:val="PlainText"/>
        <w:rPr>
          <w:rFonts w:ascii="Courier New" w:hAnsi="Courier New" w:cs="Courier New"/>
          <w:highlight w:val="yellow"/>
          <w:rPrChange w:id="586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r w:rsidRPr="007A2A13">
        <w:rPr>
          <w:rFonts w:ascii="Courier New" w:hAnsi="Courier New" w:cs="Courier New"/>
          <w:highlight w:val="yellow"/>
          <w:rPrChange w:id="587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[ERROR] LONG_DD: Longitude -800 out of valid range [-180.0, 180.0] (rows 32820)</w:t>
      </w:r>
    </w:p>
    <w:p w14:paraId="413EBB2E" w14:textId="77777777" w:rsidR="00C63700" w:rsidRPr="007A2A13" w:rsidRDefault="00C63700" w:rsidP="00C63700">
      <w:pPr>
        <w:pStyle w:val="PlainText"/>
        <w:rPr>
          <w:rFonts w:ascii="Courier New" w:hAnsi="Courier New" w:cs="Courier New"/>
          <w:highlight w:val="yellow"/>
          <w:rPrChange w:id="588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r w:rsidRPr="007A2A13">
        <w:rPr>
          <w:rFonts w:ascii="Courier New" w:hAnsi="Courier New" w:cs="Courier New"/>
          <w:highlight w:val="yellow"/>
          <w:rPrChange w:id="589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[ERROR] LONG_DD: Longitude -771.258 out of valid range [-180.0, 180.0] (rows 34007)</w:t>
      </w:r>
    </w:p>
    <w:p w14:paraId="1E9FB9B1" w14:textId="77777777" w:rsidR="00C63700" w:rsidRDefault="00C63700" w:rsidP="00C63700">
      <w:pPr>
        <w:pStyle w:val="PlainText"/>
        <w:rPr>
          <w:ins w:id="590" w:author="Robert Kenney" w:date="2026-07-03T18:52:00Z" w16du:dateUtc="2026-07-03T22:52:00Z"/>
          <w:rFonts w:ascii="Courier New" w:hAnsi="Courier New" w:cs="Courier New"/>
          <w:highlight w:val="yellow"/>
        </w:rPr>
      </w:pPr>
      <w:r w:rsidRPr="007A2A13">
        <w:rPr>
          <w:rFonts w:ascii="Courier New" w:hAnsi="Courier New" w:cs="Courier New"/>
          <w:highlight w:val="yellow"/>
          <w:rPrChange w:id="591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[ERROR] YEAR: YEAR outside valid range [1700, 2027] (rows 27978)</w:t>
      </w:r>
    </w:p>
    <w:p w14:paraId="318D5E33" w14:textId="6ACDCFED" w:rsidR="007A2A13" w:rsidRPr="007A2A13" w:rsidRDefault="007A2A13" w:rsidP="00C63700">
      <w:pPr>
        <w:pStyle w:val="PlainText"/>
        <w:rPr>
          <w:rFonts w:ascii="Courier New" w:hAnsi="Courier New" w:cs="Courier New"/>
          <w:highlight w:val="yellow"/>
          <w:rPrChange w:id="592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ins w:id="593" w:author="Robert Kenney" w:date="2026-07-03T18:52:00Z" w16du:dateUtc="2026-07-03T22:52:00Z">
        <w:r>
          <w:rPr>
            <w:rFonts w:ascii="Courier New" w:hAnsi="Courier New" w:cs="Courier New"/>
            <w:highlight w:val="yellow"/>
          </w:rPr>
          <w:t>YEAR = 2005 for every line</w:t>
        </w:r>
      </w:ins>
    </w:p>
    <w:p w14:paraId="70A376F1" w14:textId="77777777" w:rsidR="00C63700" w:rsidRDefault="00C63700" w:rsidP="00C63700">
      <w:pPr>
        <w:pStyle w:val="PlainText"/>
        <w:rPr>
          <w:ins w:id="594" w:author="Robert Kenney" w:date="2026-07-03T18:53:00Z" w16du:dateUtc="2026-07-03T22:53:00Z"/>
          <w:rFonts w:ascii="Courier New" w:hAnsi="Courier New" w:cs="Courier New"/>
          <w:highlight w:val="yellow"/>
        </w:rPr>
      </w:pPr>
      <w:r w:rsidRPr="007A2A13">
        <w:rPr>
          <w:rFonts w:ascii="Courier New" w:hAnsi="Courier New" w:cs="Courier New"/>
          <w:highlight w:val="yellow"/>
          <w:rPrChange w:id="595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[ERROR] DDSOURCE: DDSOURCE contains invalid value(s) not in DDSOURCE lookup table: GMIGMI, I (rows [15511;34034])</w:t>
      </w:r>
    </w:p>
    <w:p w14:paraId="164BE720" w14:textId="30389C14" w:rsidR="007A2A13" w:rsidRPr="007A2A13" w:rsidRDefault="007A2A13" w:rsidP="00C63700">
      <w:pPr>
        <w:pStyle w:val="PlainText"/>
        <w:rPr>
          <w:rFonts w:ascii="Courier New" w:hAnsi="Courier New" w:cs="Courier New"/>
          <w:highlight w:val="yellow"/>
          <w:rPrChange w:id="596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ins w:id="597" w:author="Robert Kenney" w:date="2026-07-03T18:53:00Z" w16du:dateUtc="2026-07-03T22:53:00Z">
        <w:r>
          <w:rPr>
            <w:rFonts w:ascii="Courier New" w:hAnsi="Courier New" w:cs="Courier New"/>
            <w:highlight w:val="yellow"/>
          </w:rPr>
          <w:t>DDSOURCE = GMI for every line</w:t>
        </w:r>
      </w:ins>
    </w:p>
    <w:p w14:paraId="4A16EBDE" w14:textId="77777777" w:rsidR="00C63700" w:rsidRDefault="00C63700" w:rsidP="00C63700">
      <w:pPr>
        <w:pStyle w:val="PlainText"/>
        <w:rPr>
          <w:ins w:id="598" w:author="Robert Kenney" w:date="2026-07-03T18:55:00Z" w16du:dateUtc="2026-07-03T22:55:00Z"/>
          <w:rFonts w:ascii="Courier New" w:hAnsi="Courier New" w:cs="Courier New"/>
          <w:highlight w:val="yellow"/>
        </w:rPr>
      </w:pPr>
      <w:r w:rsidRPr="007A2A13">
        <w:rPr>
          <w:rFonts w:ascii="Courier New" w:hAnsi="Courier New" w:cs="Courier New"/>
          <w:highlight w:val="yellow"/>
          <w:rPrChange w:id="599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[WARNING] LAT_DD: Latitude 0 outside typical survey area [20.0, 55.0] (rows 26839, EVENTNO=17444)</w:t>
      </w:r>
    </w:p>
    <w:p w14:paraId="340F5381" w14:textId="42C27C3C" w:rsidR="007A2A13" w:rsidRPr="007A2A13" w:rsidRDefault="007A2A13" w:rsidP="00C63700">
      <w:pPr>
        <w:pStyle w:val="PlainText"/>
        <w:rPr>
          <w:rFonts w:ascii="Courier New" w:hAnsi="Courier New" w:cs="Courier New"/>
          <w:highlight w:val="yellow"/>
          <w:rPrChange w:id="600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ins w:id="601" w:author="Robert Kenney" w:date="2026-07-03T18:55:00Z" w16du:dateUtc="2026-07-03T22:55:00Z">
        <w:r>
          <w:rPr>
            <w:rFonts w:ascii="Courier New" w:hAnsi="Courier New" w:cs="Courier New"/>
            <w:highlight w:val="yellow"/>
          </w:rPr>
          <w:t>LAT_</w:t>
        </w:r>
      </w:ins>
      <w:ins w:id="602" w:author="Robert Kenney" w:date="2026-07-03T18:56:00Z" w16du:dateUtc="2026-07-03T22:56:00Z">
        <w:r>
          <w:rPr>
            <w:rFonts w:ascii="Courier New" w:hAnsi="Courier New" w:cs="Courier New"/>
            <w:highlight w:val="yellow"/>
          </w:rPr>
          <w:t>DD ranged from 27.4265 to 39.7738</w:t>
        </w:r>
      </w:ins>
    </w:p>
    <w:p w14:paraId="6C638846" w14:textId="77777777" w:rsidR="00C63700" w:rsidRPr="007A2A13" w:rsidRDefault="00C63700" w:rsidP="00C63700">
      <w:pPr>
        <w:pStyle w:val="PlainText"/>
        <w:rPr>
          <w:rFonts w:ascii="Courier New" w:hAnsi="Courier New" w:cs="Courier New"/>
          <w:highlight w:val="yellow"/>
          <w:rPrChange w:id="603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r w:rsidRPr="007A2A13">
        <w:rPr>
          <w:rFonts w:ascii="Courier New" w:hAnsi="Courier New" w:cs="Courier New"/>
          <w:highlight w:val="yellow"/>
          <w:rPrChange w:id="604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[WARNING] LAT_DD: Latitude 396600 outside typical survey area [20.0, 55.0] (rows 30150, EVENTNO=24376)</w:t>
      </w:r>
    </w:p>
    <w:p w14:paraId="416FE376" w14:textId="77777777" w:rsidR="00C63700" w:rsidRDefault="00C63700" w:rsidP="00C63700">
      <w:pPr>
        <w:pStyle w:val="PlainText"/>
        <w:rPr>
          <w:ins w:id="605" w:author="Robert Kenney" w:date="2026-07-03T18:56:00Z" w16du:dateUtc="2026-07-03T22:56:00Z"/>
          <w:rFonts w:ascii="Courier New" w:hAnsi="Courier New" w:cs="Courier New"/>
          <w:highlight w:val="yellow"/>
        </w:rPr>
      </w:pPr>
      <w:r w:rsidRPr="007A2A13">
        <w:rPr>
          <w:rFonts w:ascii="Courier New" w:hAnsi="Courier New" w:cs="Courier New"/>
          <w:highlight w:val="yellow"/>
          <w:rPrChange w:id="606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[WARNING] LONG_DD: Longitude -0 outside typical survey area [-85.0, -40.0] (rows 20207, EVENTNO=24590)</w:t>
      </w:r>
    </w:p>
    <w:p w14:paraId="233E77D5" w14:textId="25FFE9BA" w:rsidR="007A2A13" w:rsidRPr="007A2A13" w:rsidRDefault="007A2A13" w:rsidP="00C63700">
      <w:pPr>
        <w:pStyle w:val="PlainText"/>
        <w:rPr>
          <w:rFonts w:ascii="Courier New" w:hAnsi="Courier New" w:cs="Courier New"/>
          <w:highlight w:val="yellow"/>
          <w:rPrChange w:id="607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ins w:id="608" w:author="Robert Kenney" w:date="2026-07-03T18:56:00Z" w16du:dateUtc="2026-07-03T22:56:00Z">
        <w:r>
          <w:rPr>
            <w:rFonts w:ascii="Courier New" w:hAnsi="Courier New" w:cs="Courier New"/>
            <w:highlight w:val="yellow"/>
          </w:rPr>
          <w:t>LONG_DD ranged</w:t>
        </w:r>
      </w:ins>
      <w:ins w:id="609" w:author="Robert Kenney" w:date="2026-07-03T18:57:00Z" w16du:dateUtc="2026-07-03T22:57:00Z">
        <w:r>
          <w:rPr>
            <w:rFonts w:ascii="Courier New" w:hAnsi="Courier New" w:cs="Courier New"/>
            <w:highlight w:val="yellow"/>
          </w:rPr>
          <w:t xml:space="preserve"> from -81.2237 to -70.4345</w:t>
        </w:r>
      </w:ins>
    </w:p>
    <w:p w14:paraId="7C75ED6C" w14:textId="77777777" w:rsidR="00C63700" w:rsidRPr="007A2A13" w:rsidRDefault="00C63700" w:rsidP="00C63700">
      <w:pPr>
        <w:pStyle w:val="PlainText"/>
        <w:rPr>
          <w:rFonts w:ascii="Courier New" w:hAnsi="Courier New" w:cs="Courier New"/>
          <w:highlight w:val="yellow"/>
          <w:rPrChange w:id="610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r w:rsidRPr="007A2A13">
        <w:rPr>
          <w:rFonts w:ascii="Courier New" w:hAnsi="Courier New" w:cs="Courier New"/>
          <w:highlight w:val="yellow"/>
          <w:rPrChange w:id="611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[WARNING] LONG_DD: Longitude -800 outside typical survey area [-85.0, -40.0] (rows 32820, EVENTNO=20575)</w:t>
      </w:r>
    </w:p>
    <w:p w14:paraId="532233FB" w14:textId="77777777" w:rsidR="00C63700" w:rsidRPr="007A2A13" w:rsidRDefault="00C63700" w:rsidP="00C63700">
      <w:pPr>
        <w:pStyle w:val="PlainText"/>
        <w:rPr>
          <w:rFonts w:ascii="Courier New" w:hAnsi="Courier New" w:cs="Courier New"/>
          <w:highlight w:val="yellow"/>
          <w:rPrChange w:id="612" w:author="Robert Kenney" w:date="2026-07-03T18:50:00Z" w16du:dateUtc="2026-07-03T22:50:00Z">
            <w:rPr>
              <w:rFonts w:ascii="Courier New" w:hAnsi="Courier New" w:cs="Courier New"/>
            </w:rPr>
          </w:rPrChange>
        </w:rPr>
      </w:pPr>
      <w:r w:rsidRPr="007A2A13">
        <w:rPr>
          <w:rFonts w:ascii="Courier New" w:hAnsi="Courier New" w:cs="Courier New"/>
          <w:highlight w:val="yellow"/>
          <w:rPrChange w:id="613" w:author="Robert Kenney" w:date="2026-07-03T18:50:00Z" w16du:dateUtc="2026-07-03T22:50:00Z">
            <w:rPr>
              <w:rFonts w:ascii="Courier New" w:hAnsi="Courier New" w:cs="Courier New"/>
            </w:rPr>
          </w:rPrChange>
        </w:rPr>
        <w:t xml:space="preserve">    - [WARNING] LONG_DD: Longitude -771.258 outside typical survey area [-85.0, -40.0] (rows 34007, EVENTNO=21030)</w:t>
      </w:r>
    </w:p>
    <w:p w14:paraId="623105D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7A2A13">
        <w:rPr>
          <w:rFonts w:ascii="Courier New" w:hAnsi="Courier New" w:cs="Courier New"/>
          <w:highlight w:val="yellow"/>
          <w:rPrChange w:id="614" w:author="Robert Kenney" w:date="2026-07-03T18:50:00Z" w16du:dateUtc="2026-07-03T22:50:00Z">
            <w:rPr>
              <w:rFonts w:ascii="Courier New" w:hAnsi="Courier New" w:cs="Courier New"/>
            </w:rPr>
          </w:rPrChange>
        </w:rPr>
        <w:lastRenderedPageBreak/>
        <w:t xml:space="preserve">    - [WARNING] YEAR: YEAR before 1700 - verify data quality (rows 27978, EVENTNO=19183)</w:t>
      </w:r>
    </w:p>
    <w:p w14:paraId="0DB8F068" w14:textId="5AEF0833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  - [WARNING] NUMBER: NUMBER=2400 exceeds threshold 2000 for SPECCODE=SADO (source: TAXCODE 3 default). Verify count. (rows 29438, EVENTNO=15341)</w:t>
      </w:r>
      <w:ins w:id="615" w:author="Robert Kenney" w:date="2026-07-03T18:53:00Z" w16du:dateUtc="2026-07-03T22:53:00Z">
        <w:r w:rsidR="007A2A13">
          <w:rPr>
            <w:rFonts w:ascii="Courier New" w:hAnsi="Courier New" w:cs="Courier New"/>
          </w:rPr>
          <w:t xml:space="preserve"> OK</w:t>
        </w:r>
      </w:ins>
    </w:p>
    <w:p w14:paraId="539D6CE8" w14:textId="70D96CF8" w:rsidR="00FA43E8" w:rsidRDefault="00FA43E8" w:rsidP="00C63700">
      <w:pPr>
        <w:pStyle w:val="PlainText"/>
        <w:rPr>
          <w:ins w:id="616" w:author="Robert Kenney" w:date="2026-07-03T18:47:00Z" w16du:dateUtc="2026-07-03T22:47:00Z"/>
          <w:rFonts w:ascii="Courier New" w:hAnsi="Courier New" w:cs="Courier New"/>
        </w:rPr>
      </w:pPr>
      <w:ins w:id="617" w:author="Robert Kenney" w:date="2026-07-03T18:47:00Z" w16du:dateUtc="2026-07-03T22:47:00Z">
        <w:r>
          <w:rPr>
            <w:rFonts w:ascii="Courier New" w:hAnsi="Courier New" w:cs="Courier New"/>
          </w:rPr>
          <w:t>Another big NOAA survey file with over 35,000 records. Does your algo</w:t>
        </w:r>
      </w:ins>
      <w:ins w:id="618" w:author="Robert Kenney" w:date="2026-07-03T18:48:00Z" w16du:dateUtc="2026-07-03T22:48:00Z">
        <w:r>
          <w:rPr>
            <w:rFonts w:ascii="Courier New" w:hAnsi="Courier New" w:cs="Courier New"/>
          </w:rPr>
          <w:t xml:space="preserve">rithm get heartburn ingesting big files? </w:t>
        </w:r>
      </w:ins>
      <w:ins w:id="619" w:author="Robert Kenney" w:date="2026-07-03T18:56:00Z" w16du:dateUtc="2026-07-03T22:56:00Z">
        <w:r w:rsidR="007A2A13">
          <w:rPr>
            <w:rFonts w:ascii="Courier New" w:hAnsi="Courier New" w:cs="Courier New"/>
          </w:rPr>
          <w:t>I checked all the highlight</w:t>
        </w:r>
      </w:ins>
      <w:ins w:id="620" w:author="Robert Kenney" w:date="2026-07-06T13:44:00Z" w16du:dateUtc="2026-07-06T17:44:00Z">
        <w:r w:rsidR="004A50D9">
          <w:rPr>
            <w:rFonts w:ascii="Courier New" w:hAnsi="Courier New" w:cs="Courier New"/>
          </w:rPr>
          <w:t>ed</w:t>
        </w:r>
      </w:ins>
      <w:ins w:id="621" w:author="Robert Kenney" w:date="2026-07-03T18:56:00Z" w16du:dateUtc="2026-07-03T22:56:00Z">
        <w:r w:rsidR="007A2A13">
          <w:rPr>
            <w:rFonts w:ascii="Courier New" w:hAnsi="Courier New" w:cs="Courier New"/>
          </w:rPr>
          <w:t xml:space="preserve"> erro</w:t>
        </w:r>
      </w:ins>
      <w:ins w:id="622" w:author="Robert Kenney" w:date="2026-07-03T18:57:00Z" w16du:dateUtc="2026-07-03T22:57:00Z">
        <w:r w:rsidR="007A2A13">
          <w:rPr>
            <w:rFonts w:ascii="Courier New" w:hAnsi="Courier New" w:cs="Courier New"/>
          </w:rPr>
          <w:t>rs above and found none of them.</w:t>
        </w:r>
      </w:ins>
    </w:p>
    <w:p w14:paraId="0AEB7238" w14:textId="13197B5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--------------------------------------------------------------------------------</w:t>
      </w:r>
    </w:p>
    <w:p w14:paraId="058976C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059F99F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56E2B6D4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================================================================================</w:t>
      </w:r>
    </w:p>
    <w:p w14:paraId="528CC6E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UPLOAD SUMMARY</w:t>
      </w:r>
    </w:p>
    <w:p w14:paraId="7DB71DE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================================================================================</w:t>
      </w:r>
    </w:p>
    <w:p w14:paraId="7502F12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Completed: 29-Jun-2026 15:32:22</w:t>
      </w:r>
    </w:p>
    <w:p w14:paraId="0CEAFF2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2E4A35E2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Results:</w:t>
      </w:r>
    </w:p>
    <w:p w14:paraId="7001EEF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Uploaded:  0</w:t>
      </w:r>
    </w:p>
    <w:p w14:paraId="1539B86D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Updated:   0</w:t>
      </w:r>
    </w:p>
    <w:p w14:paraId="6264EBB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Skipped:   0</w:t>
      </w:r>
    </w:p>
    <w:p w14:paraId="54B3953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Failed:    169</w:t>
      </w:r>
    </w:p>
    <w:p w14:paraId="0870084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CF9F5C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Warnings:</w:t>
      </w:r>
    </w:p>
    <w:p w14:paraId="2C562A9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Acknowledged: 0 (0 per-row, 0 per-survey)</w:t>
      </w:r>
    </w:p>
    <w:p w14:paraId="00AD64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New (blocking): 2199</w:t>
      </w:r>
    </w:p>
    <w:p w14:paraId="16EE0909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44DD6C0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Statistics:</w:t>
      </w:r>
    </w:p>
    <w:p w14:paraId="7D86DC2A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Total Attempted: 169</w:t>
      </w:r>
    </w:p>
    <w:p w14:paraId="39B92AA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Total Processed: 0</w:t>
      </w:r>
    </w:p>
    <w:p w14:paraId="0FA5F1A8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 xml:space="preserve">  Success Rate: 0.00%</w:t>
      </w:r>
    </w:p>
    <w:p w14:paraId="6C347B3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3467EE3C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================================================================================</w:t>
      </w:r>
    </w:p>
    <w:p w14:paraId="122B340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1E77241E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=== Known Fixes Applied ===</w:t>
      </w:r>
    </w:p>
    <w:p w14:paraId="5BB1623F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PHOTOS = 0 -&gt; 1 (sighting rows): 2 rows across 1 survey(s)</w:t>
      </w:r>
    </w:p>
    <w:p w14:paraId="3F12F2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STRIP &gt; 16 -&gt; NULL (</w:t>
      </w:r>
      <w:proofErr w:type="spellStart"/>
      <w:r w:rsidRPr="00C63700">
        <w:rPr>
          <w:rFonts w:ascii="Courier New" w:hAnsi="Courier New" w:cs="Courier New"/>
        </w:rPr>
        <w:t>NEAq</w:t>
      </w:r>
      <w:proofErr w:type="spellEnd"/>
      <w:r w:rsidRPr="00C63700">
        <w:rPr>
          <w:rFonts w:ascii="Courier New" w:hAnsi="Courier New" w:cs="Courier New"/>
        </w:rPr>
        <w:t xml:space="preserve"> 2021): 0 rows</w:t>
      </w:r>
    </w:p>
    <w:p w14:paraId="54EB8D93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BEAUFORT = 99 -&gt; NULL: 0 rows</w:t>
      </w:r>
    </w:p>
    <w:p w14:paraId="6BA326E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CLOUD = 99 -&gt; NULL: 0 rows</w:t>
      </w:r>
    </w:p>
    <w:p w14:paraId="6D18585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GLAREL = 99 -&gt; NULL: 0 rows</w:t>
      </w:r>
    </w:p>
    <w:p w14:paraId="5A01D526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GLARER = 99 -&gt; NULL: 0 rows</w:t>
      </w:r>
    </w:p>
    <w:p w14:paraId="135B0107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NUMCALF = 99 -&gt; NULL: 0 rows</w:t>
      </w:r>
    </w:p>
    <w:p w14:paraId="2543247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lastRenderedPageBreak/>
        <w:t>SPECCODE trailing whitespace trim: 0 rows</w:t>
      </w:r>
    </w:p>
    <w:p w14:paraId="1BD9ADB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LEGTYPE = 99 -&gt; NULL: 0 rows</w:t>
      </w:r>
    </w:p>
    <w:p w14:paraId="08E8F9FB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p w14:paraId="6CCAB8C5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  <w:r w:rsidRPr="00C63700">
        <w:rPr>
          <w:rFonts w:ascii="Courier New" w:hAnsi="Courier New" w:cs="Courier New"/>
        </w:rPr>
        <w:t>================================================================================</w:t>
      </w:r>
    </w:p>
    <w:p w14:paraId="381F4C50" w14:textId="77777777" w:rsidR="00C63700" w:rsidRPr="00C63700" w:rsidRDefault="00C63700" w:rsidP="00C63700">
      <w:pPr>
        <w:pStyle w:val="PlainText"/>
        <w:rPr>
          <w:rFonts w:ascii="Courier New" w:hAnsi="Courier New" w:cs="Courier New"/>
        </w:rPr>
      </w:pPr>
    </w:p>
    <w:sectPr w:rsidR="00C63700" w:rsidRPr="00C63700" w:rsidSect="00F54E47">
      <w:pgSz w:w="15840" w:h="12240" w:orient="landscape"/>
      <w:pgMar w:top="1501" w:right="1440" w:bottom="150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bert Kenney">
    <w15:presenceInfo w15:providerId="AD" w15:userId="S::rkenney@uri.edu::3e29527c-7250-4cfc-8ce6-6eafa2866e7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59"/>
    <w:rsid w:val="000059C6"/>
    <w:rsid w:val="000D10C9"/>
    <w:rsid w:val="00185BC9"/>
    <w:rsid w:val="001C2B0F"/>
    <w:rsid w:val="001F661D"/>
    <w:rsid w:val="00254259"/>
    <w:rsid w:val="00365450"/>
    <w:rsid w:val="0039581B"/>
    <w:rsid w:val="004A50D9"/>
    <w:rsid w:val="004D3E47"/>
    <w:rsid w:val="00522719"/>
    <w:rsid w:val="00594506"/>
    <w:rsid w:val="005B4A84"/>
    <w:rsid w:val="005D72D9"/>
    <w:rsid w:val="00682D09"/>
    <w:rsid w:val="006C705C"/>
    <w:rsid w:val="0070177A"/>
    <w:rsid w:val="00716B68"/>
    <w:rsid w:val="00787EEF"/>
    <w:rsid w:val="00792A70"/>
    <w:rsid w:val="007A2A13"/>
    <w:rsid w:val="007B15C3"/>
    <w:rsid w:val="007C1CFD"/>
    <w:rsid w:val="00822CE1"/>
    <w:rsid w:val="00832AC4"/>
    <w:rsid w:val="008729D9"/>
    <w:rsid w:val="008B5E32"/>
    <w:rsid w:val="00906BE5"/>
    <w:rsid w:val="00933500"/>
    <w:rsid w:val="0096786A"/>
    <w:rsid w:val="009A7D01"/>
    <w:rsid w:val="00A42959"/>
    <w:rsid w:val="00A914DE"/>
    <w:rsid w:val="00AE44EA"/>
    <w:rsid w:val="00B10C0D"/>
    <w:rsid w:val="00B1754B"/>
    <w:rsid w:val="00BB2C87"/>
    <w:rsid w:val="00BE77E5"/>
    <w:rsid w:val="00C20CA2"/>
    <w:rsid w:val="00C63700"/>
    <w:rsid w:val="00CE6878"/>
    <w:rsid w:val="00D65EE7"/>
    <w:rsid w:val="00D75D6A"/>
    <w:rsid w:val="00DD1406"/>
    <w:rsid w:val="00E0776B"/>
    <w:rsid w:val="00E30280"/>
    <w:rsid w:val="00E339E1"/>
    <w:rsid w:val="00E90C51"/>
    <w:rsid w:val="00F17A01"/>
    <w:rsid w:val="00F417D1"/>
    <w:rsid w:val="00F54E47"/>
    <w:rsid w:val="00FA43E8"/>
    <w:rsid w:val="00FD4E6D"/>
    <w:rsid w:val="00FE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BB09"/>
  <w15:chartTrackingRefBased/>
  <w15:docId w15:val="{6E73DACC-9623-4C2C-8A24-4F150050B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506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413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4139"/>
    <w:rPr>
      <w:rFonts w:ascii="Consolas" w:hAnsi="Consolas"/>
      <w:sz w:val="21"/>
      <w:szCs w:val="21"/>
    </w:rPr>
  </w:style>
  <w:style w:type="paragraph" w:styleId="Revision">
    <w:name w:val="Revision"/>
    <w:hidden/>
    <w:uiPriority w:val="99"/>
    <w:semiHidden/>
    <w:rsid w:val="00F54E47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187</Pages>
  <Words>54475</Words>
  <Characters>310512</Characters>
  <Application>Microsoft Office Word</Application>
  <DocSecurity>0</DocSecurity>
  <Lines>2587</Lines>
  <Paragraphs>728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Kenney</dc:creator>
  <cp:keywords/>
  <dc:description/>
  <cp:lastModifiedBy>Robert Kenney</cp:lastModifiedBy>
  <cp:revision>8</cp:revision>
  <dcterms:created xsi:type="dcterms:W3CDTF">2026-07-03T15:22:00Z</dcterms:created>
  <dcterms:modified xsi:type="dcterms:W3CDTF">2026-07-06T19:17:00Z</dcterms:modified>
</cp:coreProperties>
</file>